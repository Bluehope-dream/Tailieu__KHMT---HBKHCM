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Cách dùng : Bôi đen và nhận xét vào đáp án. Nếu thắc mắc về đáp án của người khác thì có trả lời vào nhận xét của người đó</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(L.O.1.1) Chương trình nào sau đây không được xem là một chương trình </w:t>
      </w:r>
      <w:commentRangeStart w:id="0"/>
      <w:r w:rsidDel="00000000" w:rsidR="00000000" w:rsidRPr="00000000">
        <w:rPr>
          <w:rtl w:val="0"/>
        </w:rPr>
        <w:t xml:space="preserve">hệ</w:t>
      </w:r>
      <w:commentRangeEnd w:id="0"/>
      <w:r w:rsidDel="00000000" w:rsidR="00000000" w:rsidRPr="00000000">
        <w:commentReference w:id="0"/>
      </w:r>
      <w:r w:rsidDel="00000000" w:rsidR="00000000" w:rsidRPr="00000000">
        <w:rPr>
          <w:rtl w:val="0"/>
        </w:rPr>
        <w:t xml:space="preserve"> thống (system </w:t>
      </w:r>
    </w:p>
    <w:p w:rsidR="00000000" w:rsidDel="00000000" w:rsidP="00000000" w:rsidRDefault="00000000" w:rsidRPr="00000000" w14:paraId="00000004">
      <w:pPr>
        <w:rPr/>
      </w:pPr>
      <w:r w:rsidDel="00000000" w:rsidR="00000000" w:rsidRPr="00000000">
        <w:rPr>
          <w:rtl w:val="0"/>
        </w:rPr>
        <w:t xml:space="preserve">program)?</w:t>
      </w:r>
    </w:p>
    <w:p w:rsidR="00000000" w:rsidDel="00000000" w:rsidP="00000000" w:rsidRDefault="00000000" w:rsidRPr="00000000" w14:paraId="00000005">
      <w:pPr>
        <w:rPr/>
      </w:pPr>
      <w:r w:rsidDel="00000000" w:rsidR="00000000" w:rsidRPr="00000000">
        <w:rPr>
          <w:rtl w:val="0"/>
        </w:rPr>
        <w:t xml:space="preserve">A. Loader</w:t>
      </w:r>
    </w:p>
    <w:p w:rsidR="00000000" w:rsidDel="00000000" w:rsidP="00000000" w:rsidRDefault="00000000" w:rsidRPr="00000000" w14:paraId="00000006">
      <w:pPr>
        <w:rPr/>
      </w:pPr>
      <w:r w:rsidDel="00000000" w:rsidR="00000000" w:rsidRPr="00000000">
        <w:rPr>
          <w:rtl w:val="0"/>
        </w:rPr>
        <w:t xml:space="preserve">B. Chương trình tìm lỗi (debugger)</w:t>
      </w:r>
    </w:p>
    <w:p w:rsidR="00000000" w:rsidDel="00000000" w:rsidP="00000000" w:rsidRDefault="00000000" w:rsidRPr="00000000" w14:paraId="00000007">
      <w:pPr>
        <w:rPr/>
      </w:pPr>
      <w:commentRangeStart w:id="1"/>
      <w:commentRangeStart w:id="2"/>
      <w:r w:rsidDel="00000000" w:rsidR="00000000" w:rsidRPr="00000000">
        <w:rPr>
          <w:rtl w:val="0"/>
        </w:rPr>
        <w:t xml:space="preserve">C. Media player</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 Tạo, xóa, copy file.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commentRangeStart w:id="3"/>
      <w:r w:rsidDel="00000000" w:rsidR="00000000" w:rsidRPr="00000000">
        <w:rPr>
          <w:rtl w:val="0"/>
        </w:rPr>
        <w:t xml:space="preserve">(L.0.1.1) Những module nào sau đây thuộc về kernel của hệ điều hành?</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Giao diện đồ hoạ người dùng (GUI)</w:t>
      </w:r>
    </w:p>
    <w:p w:rsidR="00000000" w:rsidDel="00000000" w:rsidP="00000000" w:rsidRDefault="00000000" w:rsidRPr="00000000" w14:paraId="0000000C">
      <w:pPr>
        <w:rPr/>
      </w:pPr>
      <w:commentRangeStart w:id="4"/>
      <w:r w:rsidDel="00000000" w:rsidR="00000000" w:rsidRPr="00000000">
        <w:rPr>
          <w:rtl w:val="0"/>
        </w:rPr>
        <w:t xml:space="preserve">B. Quản lý bộ nhớ</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 Chương trình hệ thống</w:t>
      </w:r>
    </w:p>
    <w:p w:rsidR="00000000" w:rsidDel="00000000" w:rsidP="00000000" w:rsidRDefault="00000000" w:rsidRPr="00000000" w14:paraId="0000000E">
      <w:pPr>
        <w:rPr/>
      </w:pPr>
      <w:r w:rsidDel="00000000" w:rsidR="00000000" w:rsidRPr="00000000">
        <w:rPr>
          <w:rtl w:val="0"/>
        </w:rPr>
        <w:t xml:space="preserve">D. Ngôn ngữ biên dịch</w:t>
      </w:r>
    </w:p>
    <w:p w:rsidR="00000000" w:rsidDel="00000000" w:rsidP="00000000" w:rsidRDefault="00000000" w:rsidRPr="00000000" w14:paraId="0000000F">
      <w:pPr>
        <w:rPr/>
      </w:pPr>
      <w:r w:rsidDel="00000000" w:rsidR="00000000" w:rsidRPr="00000000">
        <w:rPr>
          <w:rtl w:val="0"/>
        </w:rPr>
        <w:t xml:space="preserve">(L.O.1.1) Các dịch vụ của hệ điều hành nhằm cung cấp các chức năng nào sau đây hướng quản lý </w:t>
      </w:r>
    </w:p>
    <w:p w:rsidR="00000000" w:rsidDel="00000000" w:rsidP="00000000" w:rsidRDefault="00000000" w:rsidRPr="00000000" w14:paraId="00000010">
      <w:pPr>
        <w:rPr/>
      </w:pPr>
      <w:r w:rsidDel="00000000" w:rsidR="00000000" w:rsidRPr="00000000">
        <w:rPr>
          <w:rtl w:val="0"/>
        </w:rPr>
        <w:t xml:space="preserve">hệ thống một cách hiệu quả:</w:t>
      </w:r>
    </w:p>
    <w:p w:rsidR="00000000" w:rsidDel="00000000" w:rsidP="00000000" w:rsidRDefault="00000000" w:rsidRPr="00000000" w14:paraId="00000011">
      <w:pPr>
        <w:rPr/>
      </w:pPr>
      <w:r w:rsidDel="00000000" w:rsidR="00000000" w:rsidRPr="00000000">
        <w:rPr>
          <w:rtl w:val="0"/>
        </w:rPr>
        <w:t xml:space="preserve">A. Thực thi chương trình, Xử lý hệ thống tập tin, Phát hiện lỗi.</w:t>
      </w:r>
    </w:p>
    <w:p w:rsidR="00000000" w:rsidDel="00000000" w:rsidP="00000000" w:rsidRDefault="00000000" w:rsidRPr="00000000" w14:paraId="00000012">
      <w:pPr>
        <w:rPr/>
      </w:pPr>
      <w:commentRangeStart w:id="5"/>
      <w:r w:rsidDel="00000000" w:rsidR="00000000" w:rsidRPr="00000000">
        <w:rPr>
          <w:rtl w:val="0"/>
        </w:rPr>
        <w:t xml:space="preserve">B. Cấp phát tài nguyên, Quản lý tài khoản và Bảo mật, bảo vệ.</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 Giao tiếp quá trình, Giao diện làm việc với người sử dung, và Xử lý hệ thống tập tin.</w:t>
      </w:r>
    </w:p>
    <w:p w:rsidR="00000000" w:rsidDel="00000000" w:rsidP="00000000" w:rsidRDefault="00000000" w:rsidRPr="00000000" w14:paraId="00000014">
      <w:pPr>
        <w:rPr/>
      </w:pPr>
      <w:r w:rsidDel="00000000" w:rsidR="00000000" w:rsidRPr="00000000">
        <w:rPr>
          <w:rtl w:val="0"/>
        </w:rPr>
        <w:t xml:space="preserve">D. Tất cả đều sai.</w:t>
      </w:r>
    </w:p>
    <w:p w:rsidR="00000000" w:rsidDel="00000000" w:rsidP="00000000" w:rsidRDefault="00000000" w:rsidRPr="00000000" w14:paraId="00000015">
      <w:pPr>
        <w:rPr/>
      </w:pPr>
      <w:r w:rsidDel="00000000" w:rsidR="00000000" w:rsidRPr="00000000">
        <w:rPr>
          <w:rtl w:val="0"/>
        </w:rPr>
        <w:t xml:space="preserve">(L.0.2.1) Nếu như tất cả quá trình đều thuộc kiểu I/O bound, hàng đợi ready sẽ gần như luôn ______ </w:t>
      </w:r>
    </w:p>
    <w:p w:rsidR="00000000" w:rsidDel="00000000" w:rsidP="00000000" w:rsidRDefault="00000000" w:rsidRPr="00000000" w14:paraId="00000016">
      <w:pPr>
        <w:rPr/>
      </w:pPr>
      <w:r w:rsidDel="00000000" w:rsidR="00000000" w:rsidRPr="00000000">
        <w:rPr>
          <w:rtl w:val="0"/>
        </w:rPr>
        <w:t xml:space="preserve">và bộ định thời ngắn hạn sẽ có ______ việc để làm.</w:t>
      </w:r>
    </w:p>
    <w:p w:rsidR="00000000" w:rsidDel="00000000" w:rsidP="00000000" w:rsidRDefault="00000000" w:rsidRPr="00000000" w14:paraId="00000017">
      <w:pPr>
        <w:rPr/>
      </w:pPr>
      <w:commentRangeStart w:id="6"/>
      <w:r w:rsidDel="00000000" w:rsidR="00000000" w:rsidRPr="00000000">
        <w:rPr>
          <w:rtl w:val="0"/>
        </w:rPr>
        <w:t xml:space="preserve">A. đầy, ít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 đầy, nhiều</w:t>
      </w:r>
    </w:p>
    <w:p w:rsidR="00000000" w:rsidDel="00000000" w:rsidP="00000000" w:rsidRDefault="00000000" w:rsidRPr="00000000" w14:paraId="00000019">
      <w:pPr>
        <w:rPr/>
      </w:pPr>
      <w:r w:rsidDel="00000000" w:rsidR="00000000" w:rsidRPr="00000000">
        <w:rPr>
          <w:rtl w:val="0"/>
        </w:rPr>
        <w:t xml:space="preserve">C. trống, ít</w:t>
      </w:r>
      <w:ins w:author="THẮNG HỒ GIA" w:id="0" w:date="2024-05-15T03:40:03Z">
        <w:commentRangeStart w:id="7"/>
        <w:r w:rsidDel="00000000" w:rsidR="00000000" w:rsidRPr="00000000">
          <w:rPr>
            <w:rtl w:val="0"/>
          </w:rPr>
          <w:t xml:space="preserve">     C </w:t>
        </w:r>
        <w:r w:rsidDel="00000000" w:rsidR="00000000" w:rsidRPr="00000000">
          <w:rPr>
            <w:rtl w:val="0"/>
          </w:rPr>
          <w:t xml:space="preserve">chứ ?</w:t>
        </w:r>
      </w:ins>
      <w:ins w:author="MINH HUỲNH NGỌC" w:id="1" w:date="2024-05-15T03:52:16Z">
        <w:commentRangeEnd w:id="7"/>
        <w:r w:rsidDel="00000000" w:rsidR="00000000" w:rsidRPr="00000000">
          <w:commentReference w:id="7"/>
        </w:r>
        <w:r w:rsidDel="00000000" w:rsidR="00000000" w:rsidRPr="00000000">
          <w:rPr>
            <w:rtl w:val="0"/>
          </w:rPr>
          <w:t xml:space="preserve"> +1 C</w:t>
        </w:r>
      </w:ins>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 trống, nhiều</w:t>
      </w:r>
    </w:p>
    <w:p w:rsidR="00000000" w:rsidDel="00000000" w:rsidP="00000000" w:rsidRDefault="00000000" w:rsidRPr="00000000" w14:paraId="0000001B">
      <w:pPr>
        <w:rPr/>
      </w:pPr>
      <w:r w:rsidDel="00000000" w:rsidR="00000000" w:rsidRPr="00000000">
        <w:rPr>
          <w:rtl w:val="0"/>
        </w:rPr>
        <w:t xml:space="preserve">(L.O.1.2) Trong giao tiếp giữa các quá trình bằng chia sẻ bộ nhớ, vùng không gian chia sẻ được </w:t>
      </w:r>
    </w:p>
    <w:p w:rsidR="00000000" w:rsidDel="00000000" w:rsidP="00000000" w:rsidRDefault="00000000" w:rsidRPr="00000000" w14:paraId="0000001C">
      <w:pPr>
        <w:rPr/>
      </w:pPr>
      <w:r w:rsidDel="00000000" w:rsidR="00000000" w:rsidRPr="00000000">
        <w:rPr>
          <w:rtl w:val="0"/>
        </w:rPr>
        <w:t xml:space="preserve">tạo ra ở đâu? </w:t>
      </w:r>
    </w:p>
    <w:p w:rsidR="00000000" w:rsidDel="00000000" w:rsidP="00000000" w:rsidRDefault="00000000" w:rsidRPr="00000000" w14:paraId="0000001D">
      <w:pPr>
        <w:rPr/>
      </w:pPr>
      <w:r w:rsidDel="00000000" w:rsidR="00000000" w:rsidRPr="00000000">
        <w:rPr>
          <w:rtl w:val="0"/>
        </w:rPr>
        <w:t xml:space="preserve">A. User space</w:t>
      </w:r>
    </w:p>
    <w:p w:rsidR="00000000" w:rsidDel="00000000" w:rsidP="00000000" w:rsidRDefault="00000000" w:rsidRPr="00000000" w14:paraId="0000001E">
      <w:pPr>
        <w:rPr/>
      </w:pPr>
      <w:commentRangeStart w:id="8"/>
      <w:commentRangeStart w:id="9"/>
      <w:commentRangeStart w:id="10"/>
      <w:commentRangeStart w:id="11"/>
      <w:commentRangeStart w:id="12"/>
      <w:r w:rsidDel="00000000" w:rsidR="00000000" w:rsidRPr="00000000">
        <w:rPr>
          <w:rtl w:val="0"/>
        </w:rPr>
        <w:t xml:space="preserve">B. Kernel space</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 Có thể ở user space hoặc kernel space</w:t>
      </w:r>
    </w:p>
    <w:p w:rsidR="00000000" w:rsidDel="00000000" w:rsidP="00000000" w:rsidRDefault="00000000" w:rsidRPr="00000000" w14:paraId="00000020">
      <w:pPr>
        <w:rPr/>
      </w:pPr>
      <w:r w:rsidDel="00000000" w:rsidR="00000000" w:rsidRPr="00000000">
        <w:rPr>
          <w:rtl w:val="0"/>
        </w:rPr>
        <w:t xml:space="preserve">D. Phụ thuộc vào cách hiện thực</w:t>
      </w:r>
    </w:p>
    <w:p w:rsidR="00000000" w:rsidDel="00000000" w:rsidP="00000000" w:rsidRDefault="00000000" w:rsidRPr="00000000" w14:paraId="00000021">
      <w:pPr>
        <w:rPr/>
      </w:pPr>
      <w:r w:rsidDel="00000000" w:rsidR="00000000" w:rsidRPr="00000000">
        <w:rPr>
          <w:rtl w:val="0"/>
        </w:rPr>
        <w:t xml:space="preserve">Cho chương trình sau:</w:t>
      </w:r>
    </w:p>
    <w:p w:rsidR="00000000" w:rsidDel="00000000" w:rsidP="00000000" w:rsidRDefault="00000000" w:rsidRPr="00000000" w14:paraId="00000022">
      <w:pPr>
        <w:rPr/>
      </w:pPr>
      <w:r w:rsidDel="00000000" w:rsidR="00000000" w:rsidRPr="00000000">
        <w:rPr>
          <w:rtl w:val="0"/>
        </w:rPr>
        <w:t xml:space="preserve">main()</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if(fork()&gt;0)</w:t>
      </w:r>
    </w:p>
    <w:p w:rsidR="00000000" w:rsidDel="00000000" w:rsidP="00000000" w:rsidRDefault="00000000" w:rsidRPr="00000000" w14:paraId="00000025">
      <w:pPr>
        <w:rPr/>
      </w:pPr>
      <w:r w:rsidDel="00000000" w:rsidR="00000000" w:rsidRPr="00000000">
        <w:rPr>
          <w:rtl w:val="0"/>
        </w:rPr>
        <w:t xml:space="preserve"> sleep(100);</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Khi thực thi chương trình trên, sẽ tạo ra:</w:t>
      </w:r>
    </w:p>
    <w:p w:rsidR="00000000" w:rsidDel="00000000" w:rsidP="00000000" w:rsidRDefault="00000000" w:rsidRPr="00000000" w14:paraId="00000028">
      <w:pPr>
        <w:rPr/>
      </w:pPr>
      <w:r w:rsidDel="00000000" w:rsidR="00000000" w:rsidRPr="00000000">
        <w:rPr>
          <w:rtl w:val="0"/>
        </w:rPr>
        <w:t xml:space="preserve">A. Một quá trình orphan </w:t>
      </w:r>
    </w:p>
    <w:p w:rsidR="00000000" w:rsidDel="00000000" w:rsidP="00000000" w:rsidRDefault="00000000" w:rsidRPr="00000000" w14:paraId="00000029">
      <w:pPr>
        <w:rPr/>
      </w:pPr>
      <w:commentRangeStart w:id="13"/>
      <w:r w:rsidDel="00000000" w:rsidR="00000000" w:rsidRPr="00000000">
        <w:rPr>
          <w:rtl w:val="0"/>
        </w:rPr>
        <w:t xml:space="preserve">B.</w:t>
      </w:r>
      <w:commentRangeStart w:id="14"/>
      <w:commentRangeStart w:id="15"/>
      <w:commentRangeStart w:id="16"/>
      <w:r w:rsidDel="00000000" w:rsidR="00000000" w:rsidRPr="00000000">
        <w:rPr>
          <w:rtl w:val="0"/>
        </w:rPr>
        <w:t xml:space="preserve"> Một quá trình zombie</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 Một quá trình thực thi vô hạn định</w:t>
      </w:r>
    </w:p>
    <w:p w:rsidR="00000000" w:rsidDel="00000000" w:rsidP="00000000" w:rsidRDefault="00000000" w:rsidRPr="00000000" w14:paraId="0000002B">
      <w:pPr>
        <w:rPr/>
      </w:pPr>
      <w:r w:rsidDel="00000000" w:rsidR="00000000" w:rsidRPr="00000000">
        <w:rPr>
          <w:rtl w:val="0"/>
        </w:rPr>
        <w:t xml:space="preserve">D. Không câu nào đúng</w:t>
      </w:r>
    </w:p>
    <w:p w:rsidR="00000000" w:rsidDel="00000000" w:rsidP="00000000" w:rsidRDefault="00000000" w:rsidRPr="00000000" w14:paraId="0000002C">
      <w:pPr>
        <w:rPr/>
      </w:pPr>
      <w:r w:rsidDel="00000000" w:rsidR="00000000" w:rsidRPr="00000000">
        <w:rPr>
          <w:rtl w:val="0"/>
        </w:rPr>
        <w:t xml:space="preserve">Một quá trình tương tác multithreading sẽ tăng tính đáp ứng cho người dung bởi vì:</w:t>
      </w:r>
    </w:p>
    <w:p w:rsidR="00000000" w:rsidDel="00000000" w:rsidP="00000000" w:rsidRDefault="00000000" w:rsidRPr="00000000" w14:paraId="0000002D">
      <w:pPr>
        <w:rPr/>
      </w:pPr>
      <w:r w:rsidDel="00000000" w:rsidR="00000000" w:rsidRPr="00000000">
        <w:rPr>
          <w:rtl w:val="0"/>
        </w:rPr>
        <w:t xml:space="preserve">A. </w:t>
      </w:r>
      <w:commentRangeStart w:id="17"/>
      <w:r w:rsidDel="00000000" w:rsidR="00000000" w:rsidRPr="00000000">
        <w:rPr>
          <w:rtl w:val="0"/>
        </w:rPr>
        <w:t xml:space="preserve">Tiếp tục thực thi ngay cả khi có 1 thread đang bị block.</w:t>
      </w:r>
      <w:ins w:author="Quang MInh" w:id="2" w:date="2024-05-15T04:18:33Z">
        <w:commentRangeEnd w:id="17"/>
        <w:r w:rsidDel="00000000" w:rsidR="00000000" w:rsidRPr="00000000">
          <w:commentReference w:id="17"/>
        </w:r>
        <w:r w:rsidDel="00000000" w:rsidR="00000000" w:rsidRPr="00000000">
          <w:rPr>
            <w:rtl w:val="0"/>
          </w:rPr>
          <w:t xml:space="preserve"> +1</w:t>
        </w:r>
      </w:ins>
      <w:r w:rsidDel="00000000" w:rsidR="00000000" w:rsidRPr="00000000">
        <w:rPr>
          <w:rtl w:val="0"/>
        </w:rPr>
      </w:r>
    </w:p>
    <w:p w:rsidR="00000000" w:rsidDel="00000000" w:rsidP="00000000" w:rsidRDefault="00000000" w:rsidRPr="00000000" w14:paraId="0000002E">
      <w:pPr>
        <w:rPr>
          <w:ins w:author="ĐĂNG NGUYỄN HẢI" w:id="3" w:date="2024-05-15T04:26:40Z"/>
        </w:rPr>
      </w:pPr>
      <w:commentRangeStart w:id="18"/>
      <w:r w:rsidDel="00000000" w:rsidR="00000000" w:rsidRPr="00000000">
        <w:rPr>
          <w:rtl w:val="0"/>
        </w:rPr>
        <w:t xml:space="preserve">B. Các thread được thực thi đồng thời.</w:t>
      </w:r>
      <w:ins w:author="ĐĂNG NGUYỄN HẢI" w:id="3" w:date="2024-05-15T04:26:40Z">
        <w:commentRangeEnd w:id="18"/>
        <w:r w:rsidDel="00000000" w:rsidR="00000000" w:rsidRPr="00000000">
          <w:commentReference w:id="18"/>
        </w:r>
        <w:r w:rsidDel="00000000" w:rsidR="00000000" w:rsidRPr="00000000">
          <w:rPr>
            <w:rtl w:val="0"/>
          </w:rPr>
          <w:t xml:space="preserve"> +1</w:t>
        </w:r>
      </w:ins>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 Yêu cầu người dùng quyết định thứ tự thực thi của các thread.</w:t>
      </w:r>
    </w:p>
    <w:p w:rsidR="00000000" w:rsidDel="00000000" w:rsidP="00000000" w:rsidRDefault="00000000" w:rsidRPr="00000000" w14:paraId="00000031">
      <w:pPr>
        <w:rPr/>
      </w:pPr>
      <w:r w:rsidDel="00000000" w:rsidR="00000000" w:rsidRPr="00000000">
        <w:rPr>
          <w:rtl w:val="0"/>
        </w:rPr>
        <w:t xml:space="preserve">D. Không câu nào đúng.</w:t>
      </w:r>
    </w:p>
    <w:p w:rsidR="00000000" w:rsidDel="00000000" w:rsidP="00000000" w:rsidRDefault="00000000" w:rsidRPr="00000000" w14:paraId="00000032">
      <w:pPr>
        <w:rPr/>
      </w:pPr>
      <w:r w:rsidDel="00000000" w:rsidR="00000000" w:rsidRPr="00000000">
        <w:rPr>
          <w:rtl w:val="0"/>
        </w:rPr>
        <w:t xml:space="preserve">(L.O.1.1) Chọn câu đúng về so sánh giữa hai hệ thống multiprogramming và time-sharing: </w:t>
      </w:r>
    </w:p>
    <w:p w:rsidR="00000000" w:rsidDel="00000000" w:rsidP="00000000" w:rsidRDefault="00000000" w:rsidRPr="00000000" w14:paraId="00000033">
      <w:pPr>
        <w:rPr/>
      </w:pPr>
      <w:r w:rsidDel="00000000" w:rsidR="00000000" w:rsidRPr="00000000">
        <w:rPr>
          <w:rtl w:val="0"/>
        </w:rPr>
        <w:t xml:space="preserve">A. Multiprogramming làm giảm hiệu suất sử dụng (CPU utilization) còn time-sharing thì làm tăng hiệu </w:t>
      </w:r>
    </w:p>
    <w:p w:rsidR="00000000" w:rsidDel="00000000" w:rsidP="00000000" w:rsidRDefault="00000000" w:rsidRPr="00000000" w14:paraId="00000034">
      <w:pPr>
        <w:rPr/>
      </w:pPr>
      <w:r w:rsidDel="00000000" w:rsidR="00000000" w:rsidRPr="00000000">
        <w:rPr>
          <w:rtl w:val="0"/>
        </w:rPr>
        <w:t xml:space="preserve">suất sử dụng CPU.</w:t>
      </w:r>
    </w:p>
    <w:p w:rsidR="00000000" w:rsidDel="00000000" w:rsidP="00000000" w:rsidRDefault="00000000" w:rsidRPr="00000000" w14:paraId="00000035">
      <w:pPr>
        <w:rPr/>
      </w:pPr>
      <w:r w:rsidDel="00000000" w:rsidR="00000000" w:rsidRPr="00000000">
        <w:rPr>
          <w:rtl w:val="0"/>
        </w:rPr>
        <w:t xml:space="preserve">B. Multiprogramming giữ nhiều công việc trong bộ nhớ còn time-sharing chỉ giữ một.</w:t>
      </w:r>
    </w:p>
    <w:p w:rsidR="00000000" w:rsidDel="00000000" w:rsidP="00000000" w:rsidRDefault="00000000" w:rsidRPr="00000000" w14:paraId="00000036">
      <w:pPr>
        <w:rPr>
          <w:shd w:fill="fff2cc" w:val="clear"/>
          <w:rPrChange w:author="TUẤN ĐẶNG MINH" w:id="4" w:date="2024-05-15T03:29:51Z">
            <w:rPr/>
          </w:rPrChange>
        </w:rPr>
      </w:pPr>
      <w:r w:rsidDel="00000000" w:rsidR="00000000" w:rsidRPr="00000000">
        <w:rPr>
          <w:shd w:fill="fff2cc" w:val="clear"/>
          <w:rtl w:val="0"/>
          <w:rPrChange w:author="TUẤN ĐẶNG MINH" w:id="4" w:date="2024-05-15T03:29:51Z">
            <w:rPr/>
          </w:rPrChange>
        </w:rPr>
        <w:t xml:space="preserve">C. Hệ thống Multiprogramming không cung cấp khả năng tương tác hiệu quả với người dùng, còn timesharing cung cấp khả năng tương tác hiệu quả với người dùng.</w:t>
      </w:r>
    </w:p>
    <w:p w:rsidR="00000000" w:rsidDel="00000000" w:rsidP="00000000" w:rsidRDefault="00000000" w:rsidRPr="00000000" w14:paraId="00000037">
      <w:pPr>
        <w:rPr>
          <w:b w:val="1"/>
          <w:rPrChange w:author="HOÀNG NGUYỄN HUY" w:id="5" w:date="2024-05-15T03:46:33Z">
            <w:rPr/>
          </w:rPrChange>
        </w:rPr>
      </w:pPr>
      <w:r w:rsidDel="00000000" w:rsidR="00000000" w:rsidRPr="00000000">
        <w:rPr>
          <w:b w:val="1"/>
          <w:rtl w:val="0"/>
          <w:rPrChange w:author="HOÀNG NGUYỄN HUY" w:id="5" w:date="2024-05-15T03:46:33Z">
            <w:rPr/>
          </w:rPrChange>
        </w:rPr>
        <w:t xml:space="preserve">D. Cả A, B, và C đều sai.</w:t>
      </w:r>
    </w:p>
    <w:p w:rsidR="00000000" w:rsidDel="00000000" w:rsidP="00000000" w:rsidRDefault="00000000" w:rsidRPr="00000000" w14:paraId="00000038">
      <w:pPr>
        <w:rPr/>
      </w:pPr>
      <w:r w:rsidDel="00000000" w:rsidR="00000000" w:rsidRPr="00000000">
        <w:rPr>
          <w:rtl w:val="0"/>
        </w:rPr>
        <w:t xml:space="preserve">(L.O.1.1) Chọn phát biểu đúng:</w:t>
      </w:r>
    </w:p>
    <w:p w:rsidR="00000000" w:rsidDel="00000000" w:rsidP="00000000" w:rsidRDefault="00000000" w:rsidRPr="00000000" w14:paraId="00000039">
      <w:pPr>
        <w:rPr/>
      </w:pPr>
      <w:r w:rsidDel="00000000" w:rsidR="00000000" w:rsidRPr="00000000">
        <w:rPr>
          <w:rtl w:val="0"/>
        </w:rPr>
        <w:t xml:space="preserve">A. Giao diện giữa quá trình và hệ điều hành là của sổ console</w:t>
      </w:r>
    </w:p>
    <w:p w:rsidR="00000000" w:rsidDel="00000000" w:rsidP="00000000" w:rsidRDefault="00000000" w:rsidRPr="00000000" w14:paraId="0000003A">
      <w:pPr>
        <w:rPr/>
      </w:pPr>
      <w:r w:rsidDel="00000000" w:rsidR="00000000" w:rsidRPr="00000000">
        <w:rPr>
          <w:rtl w:val="0"/>
        </w:rPr>
        <w:t xml:space="preserve">B. Giao diện giữa quá trình và hệ điều hành là màn hình desktop</w:t>
      </w:r>
    </w:p>
    <w:p w:rsidR="00000000" w:rsidDel="00000000" w:rsidP="00000000" w:rsidRDefault="00000000" w:rsidRPr="00000000" w14:paraId="0000003B">
      <w:pPr>
        <w:rPr/>
      </w:pPr>
      <w:commentRangeStart w:id="19"/>
      <w:r w:rsidDel="00000000" w:rsidR="00000000" w:rsidRPr="00000000">
        <w:rPr>
          <w:rtl w:val="0"/>
        </w:rPr>
        <w:t xml:space="preserve">C. Giao diện giữa quá trình và kernel hệ điều hành là các system call</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 Giao diện giữa quá trình và hệ điều hành là tất cả những giao diện trên</w:t>
      </w:r>
    </w:p>
    <w:p w:rsidR="00000000" w:rsidDel="00000000" w:rsidP="00000000" w:rsidRDefault="00000000" w:rsidRPr="00000000" w14:paraId="0000003D">
      <w:pPr>
        <w:rPr/>
      </w:pPr>
      <w:r w:rsidDel="00000000" w:rsidR="00000000" w:rsidRPr="00000000">
        <w:rPr>
          <w:rtl w:val="0"/>
        </w:rPr>
        <w:t xml:space="preserve">(L.O.2.1) Trong mô hình 5 trạng thái của quá trình, các trạng thái mà một quá trình thực thi thành </w:t>
      </w:r>
    </w:p>
    <w:p w:rsidR="00000000" w:rsidDel="00000000" w:rsidP="00000000" w:rsidRDefault="00000000" w:rsidRPr="00000000" w14:paraId="0000003E">
      <w:pPr>
        <w:rPr/>
      </w:pPr>
      <w:r w:rsidDel="00000000" w:rsidR="00000000" w:rsidRPr="00000000">
        <w:rPr>
          <w:rtl w:val="0"/>
        </w:rPr>
        <w:t xml:space="preserve">công bắt buộc phải trải qua là:</w:t>
      </w:r>
    </w:p>
    <w:p w:rsidR="00000000" w:rsidDel="00000000" w:rsidP="00000000" w:rsidRDefault="00000000" w:rsidRPr="00000000" w14:paraId="0000003F">
      <w:pPr>
        <w:rPr>
          <w:color w:val="00ffff"/>
          <w:highlight w:val="green"/>
          <w:rPrChange w:author="LINH HOÀNG NHẬT" w:id="6" w:date="2024-05-15T03:47:30Z">
            <w:rPr/>
          </w:rPrChange>
        </w:rPr>
      </w:pPr>
      <w:commentRangeStart w:id="20"/>
      <w:commentRangeStart w:id="21"/>
      <w:r w:rsidDel="00000000" w:rsidR="00000000" w:rsidRPr="00000000">
        <w:rPr>
          <w:color w:val="00ffff"/>
          <w:highlight w:val="green"/>
          <w:rtl w:val="0"/>
          <w:rPrChange w:author="LINH HOÀNG NHẬT" w:id="6" w:date="2024-05-15T03:47:30Z">
            <w:rPr/>
          </w:rPrChange>
        </w:rPr>
        <w:t xml:space="preserve">A. new - ready - running - terminated</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 </w:t>
      </w:r>
      <w:commentRangeStart w:id="22"/>
      <w:commentRangeStart w:id="23"/>
      <w:commentRangeStart w:id="24"/>
      <w:commentRangeStart w:id="25"/>
      <w:commentRangeStart w:id="26"/>
      <w:r w:rsidDel="00000000" w:rsidR="00000000" w:rsidRPr="00000000">
        <w:rPr>
          <w:rtl w:val="0"/>
        </w:rPr>
        <w:t xml:space="preserve">new - ready - waiting - terminated</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 ready - terminated</w:t>
      </w:r>
    </w:p>
    <w:p w:rsidR="00000000" w:rsidDel="00000000" w:rsidP="00000000" w:rsidRDefault="00000000" w:rsidRPr="00000000" w14:paraId="00000042">
      <w:pPr>
        <w:rPr/>
      </w:pPr>
      <w:r w:rsidDel="00000000" w:rsidR="00000000" w:rsidRPr="00000000">
        <w:rPr>
          <w:rtl w:val="0"/>
        </w:rPr>
        <w:t xml:space="preserve">D. new - ready - waiting - ready – running</w:t>
      </w:r>
    </w:p>
    <w:p w:rsidR="00000000" w:rsidDel="00000000" w:rsidP="00000000" w:rsidRDefault="00000000" w:rsidRPr="00000000" w14:paraId="00000043">
      <w:pPr>
        <w:rPr/>
      </w:pPr>
      <w:r w:rsidDel="00000000" w:rsidR="00000000" w:rsidRPr="00000000">
        <w:rPr>
          <w:rtl w:val="0"/>
        </w:rPr>
        <w:t xml:space="preserve">(L.O.2.1) Giải thuật định thời CPU thích hợp cho hệ thống cần có giao tiếp với người dùng là giải </w:t>
      </w:r>
    </w:p>
    <w:p w:rsidR="00000000" w:rsidDel="00000000" w:rsidP="00000000" w:rsidRDefault="00000000" w:rsidRPr="00000000" w14:paraId="00000044">
      <w:pPr>
        <w:rPr/>
      </w:pPr>
      <w:r w:rsidDel="00000000" w:rsidR="00000000" w:rsidRPr="00000000">
        <w:rPr>
          <w:rtl w:val="0"/>
        </w:rPr>
        <w:t xml:space="preserve">thuật</w:t>
      </w:r>
    </w:p>
    <w:p w:rsidR="00000000" w:rsidDel="00000000" w:rsidP="00000000" w:rsidRDefault="00000000" w:rsidRPr="00000000" w14:paraId="00000045">
      <w:pPr>
        <w:rPr/>
      </w:pPr>
      <w:r w:rsidDel="00000000" w:rsidR="00000000" w:rsidRPr="00000000">
        <w:rPr>
          <w:rtl w:val="0"/>
        </w:rPr>
        <w:t xml:space="preserve">A. SJF (Shortest Job First)</w:t>
      </w:r>
    </w:p>
    <w:p w:rsidR="00000000" w:rsidDel="00000000" w:rsidP="00000000" w:rsidRDefault="00000000" w:rsidRPr="00000000" w14:paraId="00000046">
      <w:pPr>
        <w:rPr/>
      </w:pPr>
      <w:commentRangeStart w:id="27"/>
      <w:r w:rsidDel="00000000" w:rsidR="00000000" w:rsidRPr="00000000">
        <w:rPr>
          <w:rtl w:val="0"/>
        </w:rPr>
        <w:t xml:space="preserve">B.</w:t>
      </w:r>
      <w:commentRangeStart w:id="28"/>
      <w:r w:rsidDel="00000000" w:rsidR="00000000" w:rsidRPr="00000000">
        <w:rPr>
          <w:rtl w:val="0"/>
        </w:rPr>
        <w:t xml:space="preserve"> RR (Round Robin)</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 FCFS (First Come First Served)</w:t>
      </w:r>
    </w:p>
    <w:p w:rsidR="00000000" w:rsidDel="00000000" w:rsidP="00000000" w:rsidRDefault="00000000" w:rsidRPr="00000000" w14:paraId="00000048">
      <w:pPr>
        <w:rPr/>
      </w:pPr>
      <w:r w:rsidDel="00000000" w:rsidR="00000000" w:rsidRPr="00000000">
        <w:rPr>
          <w:rtl w:val="0"/>
        </w:rPr>
        <w:t xml:space="preserve">D. Priority</w:t>
      </w:r>
    </w:p>
    <w:p w:rsidR="00000000" w:rsidDel="00000000" w:rsidP="00000000" w:rsidRDefault="00000000" w:rsidRPr="00000000" w14:paraId="00000049">
      <w:pPr>
        <w:rPr/>
      </w:pPr>
      <w:r w:rsidDel="00000000" w:rsidR="00000000" w:rsidRPr="00000000">
        <w:rPr>
          <w:rtl w:val="0"/>
        </w:rPr>
        <w:t xml:space="preserve">(L.O.1.2) Để đồng bộ các thread trong cùng một process, ta có thể dùng: </w:t>
      </w:r>
    </w:p>
    <w:p w:rsidR="00000000" w:rsidDel="00000000" w:rsidP="00000000" w:rsidRDefault="00000000" w:rsidRPr="00000000" w14:paraId="0000004A">
      <w:pPr>
        <w:rPr/>
      </w:pPr>
      <w:r w:rsidDel="00000000" w:rsidR="00000000" w:rsidRPr="00000000">
        <w:rPr>
          <w:rtl w:val="0"/>
        </w:rPr>
        <w:t xml:space="preserve">A. Sử dụng semaphore.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 Sử dụng monitor. </w:t>
      </w:r>
    </w:p>
    <w:p w:rsidR="00000000" w:rsidDel="00000000" w:rsidP="00000000" w:rsidRDefault="00000000" w:rsidRPr="00000000" w14:paraId="0000004C">
      <w:pPr>
        <w:rPr/>
      </w:pPr>
      <w:r w:rsidDel="00000000" w:rsidR="00000000" w:rsidRPr="00000000">
        <w:rPr>
          <w:rtl w:val="0"/>
        </w:rPr>
        <w:t xml:space="preserve">C. Sử dụng giải thuật bakery.</w:t>
      </w:r>
    </w:p>
    <w:p w:rsidR="00000000" w:rsidDel="00000000" w:rsidP="00000000" w:rsidRDefault="00000000" w:rsidRPr="00000000" w14:paraId="0000004D">
      <w:pPr>
        <w:rPr/>
      </w:pPr>
      <w:commentRangeStart w:id="29"/>
      <w:r w:rsidDel="00000000" w:rsidR="00000000" w:rsidRPr="00000000">
        <w:rPr>
          <w:rtl w:val="0"/>
        </w:rPr>
        <w:t xml:space="preserve">D. Cả 3 câu (A), (B), (C) đúng.</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(L.O.1.2) Khởi tạo một mảng mutex nhị phân m[0]…m[4] và 5 quá trình P[0] …. P[4].</w:t>
      </w:r>
    </w:p>
    <w:p w:rsidR="00000000" w:rsidDel="00000000" w:rsidP="00000000" w:rsidRDefault="00000000" w:rsidRPr="00000000" w14:paraId="0000004F">
      <w:pPr>
        <w:rPr/>
      </w:pPr>
      <w:r w:rsidDel="00000000" w:rsidR="00000000" w:rsidRPr="00000000">
        <w:rPr>
          <w:rtl w:val="0"/>
        </w:rPr>
        <w:t xml:space="preserve">Cho đoạn chương trình của P[i] như sau:</w:t>
      </w:r>
    </w:p>
    <w:p w:rsidR="00000000" w:rsidDel="00000000" w:rsidP="00000000" w:rsidRDefault="00000000" w:rsidRPr="00000000" w14:paraId="00000050">
      <w:pPr>
        <w:rPr/>
      </w:pPr>
      <w:r w:rsidDel="00000000" w:rsidR="00000000" w:rsidRPr="00000000">
        <w:rPr>
          <w:rtl w:val="0"/>
        </w:rPr>
        <w:t xml:space="preserve"> wait (m[i]); wait(m[(i+1) mode 4]);</w:t>
      </w:r>
    </w:p>
    <w:p w:rsidR="00000000" w:rsidDel="00000000" w:rsidP="00000000" w:rsidRDefault="00000000" w:rsidRPr="00000000" w14:paraId="00000051">
      <w:pPr>
        <w:rPr/>
      </w:pPr>
      <w:r w:rsidDel="00000000" w:rsidR="00000000" w:rsidRPr="00000000">
        <w:rPr>
          <w:rtl w:val="0"/>
        </w:rPr>
        <w:t xml:space="preserve"> //critical section</w:t>
      </w:r>
    </w:p>
    <w:p w:rsidR="00000000" w:rsidDel="00000000" w:rsidP="00000000" w:rsidRDefault="00000000" w:rsidRPr="00000000" w14:paraId="00000052">
      <w:pPr>
        <w:rPr/>
      </w:pPr>
      <w:r w:rsidDel="00000000" w:rsidR="00000000" w:rsidRPr="00000000">
        <w:rPr>
          <w:rtl w:val="0"/>
        </w:rPr>
        <w:t xml:space="preserve"> release (m[i]); release (m[(i+1)mod 4]);</w:t>
      </w:r>
    </w:p>
    <w:p w:rsidR="00000000" w:rsidDel="00000000" w:rsidP="00000000" w:rsidRDefault="00000000" w:rsidRPr="00000000" w14:paraId="00000053">
      <w:pPr>
        <w:rPr/>
      </w:pPr>
      <w:r w:rsidDel="00000000" w:rsidR="00000000" w:rsidRPr="00000000">
        <w:rPr>
          <w:rtl w:val="0"/>
        </w:rPr>
        <w:t xml:space="preserve">Khi thực thi các quá trình trên sẽ có thể gây nên: </w:t>
      </w:r>
    </w:p>
    <w:p w:rsidR="00000000" w:rsidDel="00000000" w:rsidP="00000000" w:rsidRDefault="00000000" w:rsidRPr="00000000" w14:paraId="00000054">
      <w:pPr>
        <w:rPr/>
      </w:pPr>
      <w:r w:rsidDel="00000000" w:rsidR="00000000" w:rsidRPr="00000000">
        <w:rPr>
          <w:rtl w:val="0"/>
        </w:rPr>
        <w:t xml:space="preserve">A. Thrashing</w:t>
      </w:r>
    </w:p>
    <w:p w:rsidR="00000000" w:rsidDel="00000000" w:rsidP="00000000" w:rsidRDefault="00000000" w:rsidRPr="00000000" w14:paraId="00000055">
      <w:pPr>
        <w:rPr/>
      </w:pPr>
      <w:commentRangeStart w:id="30"/>
      <w:r w:rsidDel="00000000" w:rsidR="00000000" w:rsidRPr="00000000">
        <w:rPr>
          <w:rtl w:val="0"/>
        </w:rPr>
        <w:t xml:space="preserve">B.</w:t>
      </w:r>
      <w:commentRangeStart w:id="31"/>
      <w:r w:rsidDel="00000000" w:rsidR="00000000" w:rsidRPr="00000000">
        <w:rPr>
          <w:rtl w:val="0"/>
        </w:rPr>
        <w:t xml:space="preserve"> Deadlock</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 Starvation</w:t>
      </w:r>
    </w:p>
    <w:p w:rsidR="00000000" w:rsidDel="00000000" w:rsidP="00000000" w:rsidRDefault="00000000" w:rsidRPr="00000000" w14:paraId="00000057">
      <w:pPr>
        <w:rPr/>
      </w:pPr>
      <w:r w:rsidDel="00000000" w:rsidR="00000000" w:rsidRPr="00000000">
        <w:rPr>
          <w:rtl w:val="0"/>
        </w:rPr>
        <w:t xml:space="preserve">D. Không câu nào đúng</w:t>
      </w:r>
    </w:p>
    <w:p w:rsidR="00000000" w:rsidDel="00000000" w:rsidP="00000000" w:rsidRDefault="00000000" w:rsidRPr="00000000" w14:paraId="00000058">
      <w:pPr>
        <w:rPr/>
      </w:pPr>
      <w:r w:rsidDel="00000000" w:rsidR="00000000" w:rsidRPr="00000000">
        <w:rPr>
          <w:rtl w:val="0"/>
        </w:rPr>
        <w:t xml:space="preserve">(L.O.1.2) Thread có tất cả các tính chất sau ngoại trừ</w:t>
      </w:r>
    </w:p>
    <w:p w:rsidR="00000000" w:rsidDel="00000000" w:rsidP="00000000" w:rsidRDefault="00000000" w:rsidRPr="00000000" w14:paraId="00000059">
      <w:pPr>
        <w:rPr/>
      </w:pPr>
      <w:r w:rsidDel="00000000" w:rsidR="00000000" w:rsidRPr="00000000">
        <w:rPr>
          <w:rtl w:val="0"/>
        </w:rPr>
        <w:t xml:space="preserve">A. Trên máy tính đa xử lý, các thread của một process có thể được chạy trên các processor khác nhau. </w:t>
      </w:r>
    </w:p>
    <w:p w:rsidR="00000000" w:rsidDel="00000000" w:rsidP="00000000" w:rsidRDefault="00000000" w:rsidRPr="00000000" w14:paraId="0000005A">
      <w:pPr>
        <w:rPr>
          <w:shd w:fill="fff2cc" w:val="clear"/>
          <w:rPrChange w:author="TUẤN ĐẶNG MINH" w:id="7" w:date="2024-05-15T03:46:30Z">
            <w:rPr/>
          </w:rPrChange>
        </w:rPr>
      </w:pPr>
      <w:commentRangeStart w:id="32"/>
      <w:commentRangeEnd w:id="32"/>
      <w:r w:rsidDel="00000000" w:rsidR="00000000" w:rsidRPr="00000000">
        <w:commentReference w:id="32"/>
      </w:r>
      <w:r w:rsidDel="00000000" w:rsidR="00000000" w:rsidRPr="00000000">
        <w:rPr>
          <w:shd w:fill="fff2cc" w:val="clear"/>
          <w:rtl w:val="0"/>
          <w:rPrChange w:author="TUẤN ĐẶNG MINH" w:id="7" w:date="2024-05-15T03:46:30Z">
            <w:rPr/>
          </w:rPrChange>
        </w:rPr>
        <w:t xml:space="preserve">B. Trong mô hình many-to-one, khi một thread bị block thì các thread khác của process vẫn có thể </w:t>
      </w:r>
    </w:p>
    <w:p w:rsidR="00000000" w:rsidDel="00000000" w:rsidP="00000000" w:rsidRDefault="00000000" w:rsidRPr="00000000" w14:paraId="0000005B">
      <w:pPr>
        <w:rPr>
          <w:shd w:fill="fff2cc" w:val="clear"/>
          <w:rPrChange w:author="TUẤN ĐẶNG MINH" w:id="7" w:date="2024-05-15T03:46:30Z">
            <w:rPr/>
          </w:rPrChange>
        </w:rPr>
      </w:pPr>
      <w:r w:rsidDel="00000000" w:rsidR="00000000" w:rsidRPr="00000000">
        <w:rPr>
          <w:shd w:fill="fff2cc" w:val="clear"/>
          <w:rtl w:val="0"/>
          <w:rPrChange w:author="TUẤN ĐẶNG MINH" w:id="7" w:date="2024-05-15T03:46:30Z">
            <w:rPr/>
          </w:rPrChange>
        </w:rPr>
        <w:t xml:space="preserve">tiếp tục chạy.</w:t>
      </w:r>
    </w:p>
    <w:p w:rsidR="00000000" w:rsidDel="00000000" w:rsidP="00000000" w:rsidRDefault="00000000" w:rsidRPr="00000000" w14:paraId="0000005C">
      <w:pPr>
        <w:rPr/>
      </w:pPr>
      <w:r w:rsidDel="00000000" w:rsidR="00000000" w:rsidRPr="00000000">
        <w:rPr>
          <w:rtl w:val="0"/>
        </w:rPr>
        <w:t xml:space="preserve">C. Các thread trong cùng một process có thể truy cập dữ liệu toàn cục của process.</w:t>
      </w:r>
    </w:p>
    <w:p w:rsidR="00000000" w:rsidDel="00000000" w:rsidP="00000000" w:rsidRDefault="00000000" w:rsidRPr="00000000" w14:paraId="0000005D">
      <w:pPr>
        <w:rPr/>
      </w:pPr>
      <w:r w:rsidDel="00000000" w:rsidR="00000000" w:rsidRPr="00000000">
        <w:rPr>
          <w:rtl w:val="0"/>
        </w:rPr>
        <w:t xml:space="preserve">D. Chi phí khởi tạo một user thread nhỏ hơn chi phí khởi tạo một kernel thread.</w:t>
      </w:r>
    </w:p>
    <w:p w:rsidR="00000000" w:rsidDel="00000000" w:rsidP="00000000" w:rsidRDefault="00000000" w:rsidRPr="00000000" w14:paraId="0000005E">
      <w:pPr>
        <w:rPr/>
      </w:pPr>
      <w:r w:rsidDel="00000000" w:rsidR="00000000" w:rsidRPr="00000000">
        <w:rPr>
          <w:rtl w:val="0"/>
        </w:rPr>
        <w:t xml:space="preserve">(L.O.1.2) Để tránh điều kiện truy đuổi (race condition), số quá trình đồng thời được thực thi trong </w:t>
      </w:r>
    </w:p>
    <w:p w:rsidR="00000000" w:rsidDel="00000000" w:rsidP="00000000" w:rsidRDefault="00000000" w:rsidRPr="00000000" w14:paraId="0000005F">
      <w:pPr>
        <w:rPr/>
      </w:pPr>
      <w:r w:rsidDel="00000000" w:rsidR="00000000" w:rsidRPr="00000000">
        <w:rPr>
          <w:rtl w:val="0"/>
        </w:rPr>
        <w:t xml:space="preserve">vùng tranh chấp tại cùng một thời điểm là:</w:t>
      </w:r>
    </w:p>
    <w:p w:rsidR="00000000" w:rsidDel="00000000" w:rsidP="00000000" w:rsidRDefault="00000000" w:rsidRPr="00000000" w14:paraId="00000060">
      <w:pPr>
        <w:rPr/>
      </w:pPr>
      <w:r w:rsidDel="00000000" w:rsidR="00000000" w:rsidRPr="00000000">
        <w:rPr>
          <w:rtl w:val="0"/>
        </w:rPr>
        <w:t xml:space="preserve">A. 8 </w:t>
      </w:r>
      <w:commentRangeStart w:id="33"/>
      <w:r w:rsidDel="00000000" w:rsidR="00000000" w:rsidRPr="00000000">
        <w:rPr>
          <w:rtl w:val="0"/>
        </w:rPr>
        <w:t xml:space="preserve">B. </w:t>
      </w:r>
      <w:commentRangeStart w:id="34"/>
      <w:r w:rsidDel="00000000" w:rsidR="00000000" w:rsidRPr="00000000">
        <w:rPr>
          <w:rtl w:val="0"/>
        </w:rPr>
        <w:t xml:space="preserve">1</w:t>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t xml:space="preserve"> C. 16 D. 0</w:t>
      </w:r>
    </w:p>
    <w:p w:rsidR="00000000" w:rsidDel="00000000" w:rsidP="00000000" w:rsidRDefault="00000000" w:rsidRPr="00000000" w14:paraId="00000061">
      <w:pPr>
        <w:rPr/>
      </w:pPr>
      <w:r w:rsidDel="00000000" w:rsidR="00000000" w:rsidRPr="00000000">
        <w:rPr>
          <w:rtl w:val="0"/>
        </w:rPr>
        <w:t xml:space="preserve">(L.O.1.2) Bất lợi của spinlock là gì?</w:t>
      </w:r>
    </w:p>
    <w:p w:rsidR="00000000" w:rsidDel="00000000" w:rsidP="00000000" w:rsidRDefault="00000000" w:rsidRPr="00000000" w14:paraId="00000062">
      <w:pPr>
        <w:rPr/>
      </w:pPr>
      <w:commentRangeStart w:id="35"/>
      <w:r w:rsidDel="00000000" w:rsidR="00000000" w:rsidRPr="00000000">
        <w:rPr>
          <w:rtl w:val="0"/>
        </w:rPr>
        <w:t xml:space="preserve">A. Không thể dùng cho nhiều hơn 2 quá trình.</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63">
      <w:pPr>
        <w:rPr>
          <w:shd w:fill="ff9900" w:val="clear"/>
          <w:rPrChange w:author="LINH HOÀNG NHẬT" w:id="8" w:date="2024-05-15T03:48:41Z">
            <w:rPr/>
          </w:rPrChange>
        </w:rPr>
      </w:pPr>
      <w:commentRangeStart w:id="36"/>
      <w:commentRangeEnd w:id="36"/>
      <w:r w:rsidDel="00000000" w:rsidR="00000000" w:rsidRPr="00000000">
        <w:commentReference w:id="36"/>
      </w:r>
      <w:commentRangeStart w:id="37"/>
      <w:commentRangeEnd w:id="37"/>
      <w:r w:rsidDel="00000000" w:rsidR="00000000" w:rsidRPr="00000000">
        <w:commentReference w:id="37"/>
      </w:r>
      <w:r w:rsidDel="00000000" w:rsidR="00000000" w:rsidRPr="00000000">
        <w:rPr>
          <w:shd w:fill="ff9900" w:val="clear"/>
          <w:rtl w:val="0"/>
          <w:rPrChange w:author="LINH HOÀNG NHẬT" w:id="8" w:date="2024-05-15T03:48:41Z">
            <w:rPr/>
          </w:rPrChange>
        </w:rPr>
        <w:t xml:space="preserve">B. Sử dụng busy waiting nên không thể chuyển quyền thực thi cho quá trình khác ngay cả khi không </w:t>
      </w:r>
    </w:p>
    <w:p w:rsidR="00000000" w:rsidDel="00000000" w:rsidP="00000000" w:rsidRDefault="00000000" w:rsidRPr="00000000" w14:paraId="00000064">
      <w:pPr>
        <w:rPr/>
      </w:pPr>
      <w:r w:rsidDel="00000000" w:rsidR="00000000" w:rsidRPr="00000000">
        <w:rPr>
          <w:rtl w:val="0"/>
        </w:rPr>
        <w:t xml:space="preserve">thoả mãn điều kiện vào vùng tranh chấp.</w:t>
      </w:r>
    </w:p>
    <w:p w:rsidR="00000000" w:rsidDel="00000000" w:rsidP="00000000" w:rsidRDefault="00000000" w:rsidRPr="00000000" w14:paraId="00000065">
      <w:pPr>
        <w:rPr/>
      </w:pPr>
      <w:r w:rsidDel="00000000" w:rsidR="00000000" w:rsidRPr="00000000">
        <w:rPr>
          <w:rtl w:val="0"/>
        </w:rPr>
        <w:t xml:space="preserve">C. Không có độ tin cậy trong một vài trường hợp.</w:t>
      </w:r>
    </w:p>
    <w:p w:rsidR="00000000" w:rsidDel="00000000" w:rsidP="00000000" w:rsidRDefault="00000000" w:rsidRPr="00000000" w14:paraId="00000066">
      <w:pPr>
        <w:rPr/>
      </w:pPr>
      <w:r w:rsidDel="00000000" w:rsidR="00000000" w:rsidRPr="00000000">
        <w:rPr>
          <w:rtl w:val="0"/>
        </w:rPr>
        <w:t xml:space="preserve">D. Quá phức tạp để lập trình.</w:t>
      </w:r>
    </w:p>
    <w:p w:rsidR="00000000" w:rsidDel="00000000" w:rsidP="00000000" w:rsidRDefault="00000000" w:rsidRPr="00000000" w14:paraId="00000067">
      <w:pPr>
        <w:rPr/>
      </w:pPr>
      <w:r w:rsidDel="00000000" w:rsidR="00000000" w:rsidRPr="00000000">
        <w:rPr>
          <w:rtl w:val="0"/>
        </w:rPr>
        <w:t xml:space="preserve">(L.O.1.2) Bước nào sau đây không tồn tại trong quá trình tạo một thread mới bởi một process đang </w:t>
      </w:r>
    </w:p>
    <w:p w:rsidR="00000000" w:rsidDel="00000000" w:rsidP="00000000" w:rsidRDefault="00000000" w:rsidRPr="00000000" w14:paraId="00000068">
      <w:pPr>
        <w:rPr/>
      </w:pPr>
      <w:r w:rsidDel="00000000" w:rsidR="00000000" w:rsidRPr="00000000">
        <w:rPr>
          <w:rtl w:val="0"/>
        </w:rPr>
        <w:t xml:space="preserve">chạy?</w:t>
      </w:r>
    </w:p>
    <w:p w:rsidR="00000000" w:rsidDel="00000000" w:rsidP="00000000" w:rsidRDefault="00000000" w:rsidRPr="00000000" w14:paraId="00000069">
      <w:pPr>
        <w:rPr/>
      </w:pPr>
      <w:r w:rsidDel="00000000" w:rsidR="00000000" w:rsidRPr="00000000">
        <w:rPr>
          <w:rtl w:val="0"/>
        </w:rPr>
        <w:t xml:space="preserve">A. Gán định danh (thread ID) cho thread</w:t>
      </w:r>
      <w:ins w:author="HOÀNG NGUYỄN HUY" w:id="9" w:date="2024-05-15T05:17:43Z">
        <w:r w:rsidDel="00000000" w:rsidR="00000000" w:rsidRPr="00000000">
          <w:rPr>
            <w:rtl w:val="0"/>
          </w:rPr>
          <w:tab/>
        </w:r>
      </w:ins>
      <w:r w:rsidDel="00000000" w:rsidR="00000000" w:rsidRPr="00000000">
        <w:rPr>
          <w:rtl w:val="0"/>
        </w:rPr>
      </w:r>
    </w:p>
    <w:p w:rsidR="00000000" w:rsidDel="00000000" w:rsidP="00000000" w:rsidRDefault="00000000" w:rsidRPr="00000000" w14:paraId="0000006A">
      <w:pPr>
        <w:rPr/>
      </w:pPr>
      <w:commentRangeStart w:id="38"/>
      <w:r w:rsidDel="00000000" w:rsidR="00000000" w:rsidRPr="00000000">
        <w:rPr>
          <w:rtl w:val="0"/>
        </w:rPr>
        <w:t xml:space="preserve">B. Khởi tạo bảng các file đang mở (list of open files)</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 Khởi tạo vùng nhớ stack</w:t>
      </w:r>
    </w:p>
    <w:p w:rsidR="00000000" w:rsidDel="00000000" w:rsidP="00000000" w:rsidRDefault="00000000" w:rsidRPr="00000000" w14:paraId="0000006C">
      <w:pPr>
        <w:rPr/>
      </w:pPr>
      <w:r w:rsidDel="00000000" w:rsidR="00000000" w:rsidRPr="00000000">
        <w:rPr>
          <w:rtl w:val="0"/>
        </w:rPr>
        <w:t xml:space="preserve">D. Khởi tạo program counter</w:t>
      </w:r>
    </w:p>
    <w:p w:rsidR="00000000" w:rsidDel="00000000" w:rsidP="00000000" w:rsidRDefault="00000000" w:rsidRPr="00000000" w14:paraId="0000006D">
      <w:pPr>
        <w:rPr/>
      </w:pPr>
      <w:r w:rsidDel="00000000" w:rsidR="00000000" w:rsidRPr="00000000">
        <w:rPr>
          <w:rtl w:val="0"/>
        </w:rPr>
        <w:t xml:space="preserve">(L.O.1.2) Ưu điểm của việc giao tiếp giữa các process theo cơ chế shared-memory so với cơ chế </w:t>
      </w:r>
    </w:p>
    <w:p w:rsidR="00000000" w:rsidDel="00000000" w:rsidP="00000000" w:rsidRDefault="00000000" w:rsidRPr="00000000" w14:paraId="0000006E">
      <w:pPr>
        <w:rPr/>
      </w:pPr>
      <w:r w:rsidDel="00000000" w:rsidR="00000000" w:rsidRPr="00000000">
        <w:rPr>
          <w:rtl w:val="0"/>
        </w:rPr>
        <w:t xml:space="preserve">message-passing là</w:t>
      </w:r>
    </w:p>
    <w:p w:rsidR="00000000" w:rsidDel="00000000" w:rsidP="00000000" w:rsidRDefault="00000000" w:rsidRPr="00000000" w14:paraId="0000006F">
      <w:pPr>
        <w:rPr/>
      </w:pPr>
      <w:r w:rsidDel="00000000" w:rsidR="00000000" w:rsidRPr="00000000">
        <w:rPr>
          <w:rtl w:val="0"/>
        </w:rPr>
        <w:t xml:space="preserve">A. Thích hợp cho việc giao tiếp giữa các process trên các máy tính khác nhau</w:t>
      </w:r>
    </w:p>
    <w:p w:rsidR="00000000" w:rsidDel="00000000" w:rsidP="00000000" w:rsidRDefault="00000000" w:rsidRPr="00000000" w14:paraId="00000070">
      <w:pPr>
        <w:rPr>
          <w:b w:val="1"/>
          <w:rPrChange w:author="HOÀNG NGUYỄN HUY" w:id="10" w:date="2024-05-15T03:52:05Z">
            <w:rPr/>
          </w:rPrChange>
        </w:rPr>
      </w:pPr>
      <w:r w:rsidDel="00000000" w:rsidR="00000000" w:rsidRPr="00000000">
        <w:rPr>
          <w:rtl w:val="0"/>
        </w:rPr>
        <w:t xml:space="preserve">B. Không phải giải quyết vấn đề đồng bộ, tranh chấp</w:t>
      </w:r>
      <w:r w:rsidDel="00000000" w:rsidR="00000000" w:rsidRPr="00000000">
        <w:rPr>
          <w:rtl w:val="0"/>
        </w:rPr>
      </w:r>
    </w:p>
    <w:p w:rsidR="00000000" w:rsidDel="00000000" w:rsidP="00000000" w:rsidRDefault="00000000" w:rsidRPr="00000000" w14:paraId="00000071">
      <w:pPr>
        <w:rPr>
          <w:b w:val="1"/>
          <w:rPrChange w:author="HOÀNG NGUYỄN HUY" w:id="10" w:date="2024-05-15T03:52:05Z">
            <w:rPr/>
          </w:rPrChange>
        </w:rPr>
      </w:pPr>
      <w:commentRangeStart w:id="39"/>
      <w:r w:rsidDel="00000000" w:rsidR="00000000" w:rsidRPr="00000000">
        <w:rPr>
          <w:b w:val="1"/>
          <w:rtl w:val="0"/>
          <w:rPrChange w:author="HOÀNG NGUYỄN HUY" w:id="10" w:date="2024-05-15T03:52:05Z">
            <w:rPr/>
          </w:rPrChange>
        </w:rPr>
        <w:t xml:space="preserve">C. Tốc độ cao hơn khi các process ở trên cùng một máy tính</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 Dễ hiện thực hơn</w:t>
      </w:r>
    </w:p>
    <w:p w:rsidR="00000000" w:rsidDel="00000000" w:rsidP="00000000" w:rsidRDefault="00000000" w:rsidRPr="00000000" w14:paraId="00000073">
      <w:pPr>
        <w:rPr/>
      </w:pPr>
      <w:r w:rsidDel="00000000" w:rsidR="00000000" w:rsidRPr="00000000">
        <w:rPr>
          <w:rtl w:val="0"/>
        </w:rPr>
        <w:t xml:space="preserve">(L.O.1.2) Nếu việc tạo quá trình thành công, thì kết quả in trên màn hình là:</w:t>
      </w:r>
    </w:p>
    <w:p w:rsidR="00000000" w:rsidDel="00000000" w:rsidP="00000000" w:rsidRDefault="00000000" w:rsidRPr="00000000" w14:paraId="00000074">
      <w:pPr>
        <w:rPr/>
      </w:pPr>
      <w:r w:rsidDel="00000000" w:rsidR="00000000" w:rsidRPr="00000000">
        <w:rPr>
          <w:rtl w:val="0"/>
        </w:rPr>
        <w:t xml:space="preserve">int x = 10;</w:t>
      </w:r>
    </w:p>
    <w:p w:rsidR="00000000" w:rsidDel="00000000" w:rsidP="00000000" w:rsidRDefault="00000000" w:rsidRPr="00000000" w14:paraId="00000075">
      <w:pPr>
        <w:rPr/>
      </w:pPr>
      <w:r w:rsidDel="00000000" w:rsidR="00000000" w:rsidRPr="00000000">
        <w:rPr>
          <w:rtl w:val="0"/>
        </w:rPr>
        <w:t xml:space="preserve">int main()</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int child_id;</w:t>
      </w:r>
    </w:p>
    <w:p w:rsidR="00000000" w:rsidDel="00000000" w:rsidP="00000000" w:rsidRDefault="00000000" w:rsidRPr="00000000" w14:paraId="00000078">
      <w:pPr>
        <w:rPr/>
      </w:pPr>
      <w:r w:rsidDel="00000000" w:rsidR="00000000" w:rsidRPr="00000000">
        <w:rPr>
          <w:rtl w:val="0"/>
        </w:rPr>
        <w:t xml:space="preserve"> if ((child_id = fork()) == 0)</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x++;</w:t>
      </w:r>
    </w:p>
    <w:p w:rsidR="00000000" w:rsidDel="00000000" w:rsidP="00000000" w:rsidRDefault="00000000" w:rsidRPr="00000000" w14:paraId="0000007B">
      <w:pPr>
        <w:rPr/>
      </w:pPr>
      <w:r w:rsidDel="00000000" w:rsidR="00000000" w:rsidRPr="00000000">
        <w:rPr>
          <w:rtl w:val="0"/>
        </w:rPr>
        <w:t xml:space="preserve"> printf("x = %d ", x);</w:t>
      </w:r>
    </w:p>
    <w:p w:rsidR="00000000" w:rsidDel="00000000" w:rsidP="00000000" w:rsidRDefault="00000000" w:rsidRPr="00000000" w14:paraId="0000007C">
      <w:pPr>
        <w:rPr/>
      </w:pPr>
      <w:r w:rsidDel="00000000" w:rsidR="00000000" w:rsidRPr="00000000">
        <w:rPr>
          <w:rtl w:val="0"/>
        </w:rPr>
        <w:t xml:space="preserve"> } </w:t>
      </w:r>
    </w:p>
    <w:p w:rsidR="00000000" w:rsidDel="00000000" w:rsidP="00000000" w:rsidRDefault="00000000" w:rsidRPr="00000000" w14:paraId="0000007D">
      <w:pPr>
        <w:rPr/>
      </w:pPr>
      <w:r w:rsidDel="00000000" w:rsidR="00000000" w:rsidRPr="00000000">
        <w:rPr>
          <w:rtl w:val="0"/>
        </w:rPr>
        <w:t xml:space="preserve"> else if (child_id &gt; 0)</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wait(NULL); </w:t>
      </w:r>
    </w:p>
    <w:p w:rsidR="00000000" w:rsidDel="00000000" w:rsidP="00000000" w:rsidRDefault="00000000" w:rsidRPr="00000000" w14:paraId="00000080">
      <w:pPr>
        <w:rPr/>
      </w:pPr>
      <w:r w:rsidDel="00000000" w:rsidR="00000000" w:rsidRPr="00000000">
        <w:rPr>
          <w:rtl w:val="0"/>
        </w:rPr>
        <w:t xml:space="preserve">x--;</w:t>
      </w:r>
    </w:p>
    <w:p w:rsidR="00000000" w:rsidDel="00000000" w:rsidP="00000000" w:rsidRDefault="00000000" w:rsidRPr="00000000" w14:paraId="00000081">
      <w:pPr>
        <w:rPr/>
      </w:pPr>
      <w:r w:rsidDel="00000000" w:rsidR="00000000" w:rsidRPr="00000000">
        <w:rPr>
          <w:rtl w:val="0"/>
        </w:rPr>
        <w:t xml:space="preserve"> printf("x = %d ", x);</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else</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printf("fork error !\n");</w:t>
      </w:r>
    </w:p>
    <w:p w:rsidR="00000000" w:rsidDel="00000000" w:rsidP="00000000" w:rsidRDefault="00000000" w:rsidRPr="00000000" w14:paraId="00000086">
      <w:pPr>
        <w:rPr/>
      </w:pPr>
      <w:r w:rsidDel="00000000" w:rsidR="00000000" w:rsidRPr="00000000">
        <w:rPr>
          <w:rtl w:val="0"/>
        </w:rPr>
        <w:t xml:space="preserve"> exit(1);</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return 0;</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b w:val="1"/>
          <w:rPrChange w:author="HOÀNG NGUYỄN HUY" w:id="11" w:date="2024-05-15T03:54:17Z">
            <w:rPr/>
          </w:rPrChange>
        </w:rPr>
      </w:pPr>
      <w:r w:rsidDel="00000000" w:rsidR="00000000" w:rsidRPr="00000000">
        <w:rPr>
          <w:b w:val="1"/>
          <w:rtl w:val="0"/>
          <w:rPrChange w:author="HOÀNG NGUYỄN HUY" w:id="11" w:date="2024-05-15T03:54:17Z">
            <w:rPr/>
          </w:rPrChange>
        </w:rPr>
        <w:t xml:space="preserve">A. x = 11 x = 9</w:t>
      </w:r>
    </w:p>
    <w:p w:rsidR="00000000" w:rsidDel="00000000" w:rsidP="00000000" w:rsidRDefault="00000000" w:rsidRPr="00000000" w14:paraId="0000008B">
      <w:pPr>
        <w:rPr/>
      </w:pPr>
      <w:r w:rsidDel="00000000" w:rsidR="00000000" w:rsidRPr="00000000">
        <w:rPr>
          <w:rtl w:val="0"/>
        </w:rPr>
        <w:t xml:space="preserve">B. x = 9 x = 11</w:t>
      </w:r>
    </w:p>
    <w:p w:rsidR="00000000" w:rsidDel="00000000" w:rsidP="00000000" w:rsidRDefault="00000000" w:rsidRPr="00000000" w14:paraId="0000008C">
      <w:pPr>
        <w:rPr/>
      </w:pPr>
      <w:r w:rsidDel="00000000" w:rsidR="00000000" w:rsidRPr="00000000">
        <w:rPr>
          <w:rtl w:val="0"/>
        </w:rPr>
        <w:t xml:space="preserve">C. x = 9 x = 10 </w:t>
      </w:r>
    </w:p>
    <w:p w:rsidR="00000000" w:rsidDel="00000000" w:rsidP="00000000" w:rsidRDefault="00000000" w:rsidRPr="00000000" w14:paraId="0000008D">
      <w:pPr>
        <w:rPr/>
      </w:pPr>
      <w:r w:rsidDel="00000000" w:rsidR="00000000" w:rsidRPr="00000000">
        <w:rPr>
          <w:rtl w:val="0"/>
        </w:rPr>
        <w:t xml:space="preserve">D. x = 11 x = 10</w:t>
      </w:r>
    </w:p>
    <w:p w:rsidR="00000000" w:rsidDel="00000000" w:rsidP="00000000" w:rsidRDefault="00000000" w:rsidRPr="00000000" w14:paraId="0000008E">
      <w:pPr>
        <w:rPr/>
      </w:pPr>
      <w:r w:rsidDel="00000000" w:rsidR="00000000" w:rsidRPr="00000000">
        <w:rPr>
          <w:rtl w:val="0"/>
        </w:rPr>
        <w:t xml:space="preserve">Cho đoạn chương trình sau và giả sử việc tạo quá trình con thành công:</w:t>
      </w:r>
    </w:p>
    <w:p w:rsidR="00000000" w:rsidDel="00000000" w:rsidP="00000000" w:rsidRDefault="00000000" w:rsidRPr="00000000" w14:paraId="0000008F">
      <w:pPr>
        <w:rPr/>
      </w:pPr>
      <w:r w:rsidDel="00000000" w:rsidR="00000000" w:rsidRPr="00000000">
        <w:rPr>
          <w:rtl w:val="0"/>
        </w:rPr>
        <w:t xml:space="preserve">int main(){</w:t>
      </w:r>
    </w:p>
    <w:p w:rsidR="00000000" w:rsidDel="00000000" w:rsidP="00000000" w:rsidRDefault="00000000" w:rsidRPr="00000000" w14:paraId="00000090">
      <w:pPr>
        <w:rPr/>
      </w:pPr>
      <w:r w:rsidDel="00000000" w:rsidR="00000000" w:rsidRPr="00000000">
        <w:rPr>
          <w:rtl w:val="0"/>
        </w:rPr>
        <w:t xml:space="preserve">if (fork()==0){</w:t>
      </w:r>
    </w:p>
    <w:p w:rsidR="00000000" w:rsidDel="00000000" w:rsidP="00000000" w:rsidRDefault="00000000" w:rsidRPr="00000000" w14:paraId="00000091">
      <w:pPr>
        <w:rPr/>
      </w:pPr>
      <w:r w:rsidDel="00000000" w:rsidR="00000000" w:rsidRPr="00000000">
        <w:rPr>
          <w:rtl w:val="0"/>
        </w:rPr>
        <w:t xml:space="preserve">fork();</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else {</w:t>
      </w:r>
    </w:p>
    <w:p w:rsidR="00000000" w:rsidDel="00000000" w:rsidP="00000000" w:rsidRDefault="00000000" w:rsidRPr="00000000" w14:paraId="00000094">
      <w:pPr>
        <w:rPr/>
      </w:pPr>
      <w:r w:rsidDel="00000000" w:rsidR="00000000" w:rsidRPr="00000000">
        <w:rPr>
          <w:rtl w:val="0"/>
        </w:rPr>
        <w:t xml:space="preserve">fork();</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fork();</w:t>
      </w:r>
    </w:p>
    <w:p w:rsidR="00000000" w:rsidDel="00000000" w:rsidP="00000000" w:rsidRDefault="00000000" w:rsidRPr="00000000" w14:paraId="00000097">
      <w:pPr>
        <w:rPr/>
      </w:pPr>
      <w:r w:rsidDel="00000000" w:rsidR="00000000" w:rsidRPr="00000000">
        <w:rPr>
          <w:rtl w:val="0"/>
        </w:rPr>
        <w:t xml:space="preserve">return 0;</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Cho biết số quá trình được tạo ra khi thực hiện đoạn chương trình trên.</w:t>
      </w:r>
    </w:p>
    <w:p w:rsidR="00000000" w:rsidDel="00000000" w:rsidP="00000000" w:rsidRDefault="00000000" w:rsidRPr="00000000" w14:paraId="0000009A">
      <w:pPr>
        <w:rPr/>
      </w:pPr>
      <w:commentRangeStart w:id="40"/>
      <w:r w:rsidDel="00000000" w:rsidR="00000000" w:rsidRPr="00000000">
        <w:rPr>
          <w:rtl w:val="0"/>
        </w:rPr>
        <w:t xml:space="preserve">A. 5</w:t>
      </w:r>
      <w:commentRangeEnd w:id="40"/>
      <w:r w:rsidDel="00000000" w:rsidR="00000000" w:rsidRPr="00000000">
        <w:commentReference w:id="40"/>
      </w:r>
      <w:r w:rsidDel="00000000" w:rsidR="00000000" w:rsidRPr="00000000">
        <w:rPr>
          <w:rtl w:val="0"/>
        </w:rPr>
        <w:t xml:space="preserve"> </w:t>
      </w:r>
      <w:r w:rsidDel="00000000" w:rsidR="00000000" w:rsidRPr="00000000">
        <w:rPr>
          <w:shd w:fill="ff9900" w:val="clear"/>
          <w:rtl w:val="0"/>
          <w:rPrChange w:author="LINH HOÀNG NHẬT" w:id="12" w:date="2024-05-15T03:48:59Z">
            <w:rPr/>
          </w:rPrChange>
        </w:rPr>
        <w:t xml:space="preserve">B. 8</w:t>
      </w:r>
      <w:r w:rsidDel="00000000" w:rsidR="00000000" w:rsidRPr="00000000">
        <w:rPr>
          <w:rtl w:val="0"/>
        </w:rPr>
        <w:t xml:space="preserve"> C.12 D.16</w:t>
      </w:r>
    </w:p>
    <w:p w:rsidR="00000000" w:rsidDel="00000000" w:rsidP="00000000" w:rsidRDefault="00000000" w:rsidRPr="00000000" w14:paraId="0000009B">
      <w:pPr>
        <w:rPr/>
      </w:pPr>
      <w:r w:rsidDel="00000000" w:rsidR="00000000" w:rsidRPr="00000000">
        <w:rPr>
          <w:rtl w:val="0"/>
        </w:rPr>
        <w:t xml:space="preserve">(L.O.2.2) Trong các cơ chế sau, cơ chế cấp phát nào giúp truy cập file ngẫu nhiên nhanh nhất:</w:t>
      </w:r>
    </w:p>
    <w:p w:rsidR="00000000" w:rsidDel="00000000" w:rsidP="00000000" w:rsidRDefault="00000000" w:rsidRPr="00000000" w14:paraId="0000009C">
      <w:pPr>
        <w:rPr/>
      </w:pPr>
      <w:commentRangeStart w:id="41"/>
      <w:r w:rsidDel="00000000" w:rsidR="00000000" w:rsidRPr="00000000">
        <w:rPr>
          <w:rtl w:val="0"/>
        </w:rPr>
        <w:t xml:space="preserve">A. Cấp phát liên tục.</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 Cấp phát theo danh sách liên kết.</w:t>
      </w:r>
    </w:p>
    <w:p w:rsidR="00000000" w:rsidDel="00000000" w:rsidP="00000000" w:rsidRDefault="00000000" w:rsidRPr="00000000" w14:paraId="0000009E">
      <w:pPr>
        <w:rPr/>
      </w:pPr>
      <w:commentRangeStart w:id="42"/>
      <w:r w:rsidDel="00000000" w:rsidR="00000000" w:rsidRPr="00000000">
        <w:rPr>
          <w:rtl w:val="0"/>
        </w:rPr>
        <w:t xml:space="preserve">C. Cấp phát dùng chỉ mục.</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 Cấp phát dù</w:t>
      </w:r>
      <w:ins w:author="NGHĨA LÊ ĐỨC" w:id="13" w:date="2024-05-15T04:35:37Z">
        <w:r w:rsidDel="00000000" w:rsidR="00000000" w:rsidRPr="00000000">
          <w:rPr>
            <w:rtl w:val="0"/>
          </w:rPr>
          <w:t xml:space="preserve"> </w:t>
        </w:r>
      </w:ins>
      <w:r w:rsidDel="00000000" w:rsidR="00000000" w:rsidRPr="00000000">
        <w:rPr>
          <w:rtl w:val="0"/>
        </w:rPr>
        <w:t xml:space="preserve">ng chỉ mục nhiều mức.</w:t>
      </w:r>
    </w:p>
    <w:p w:rsidR="00000000" w:rsidDel="00000000" w:rsidP="00000000" w:rsidRDefault="00000000" w:rsidRPr="00000000" w14:paraId="000000A0">
      <w:pPr>
        <w:rPr/>
      </w:pPr>
      <w:r w:rsidDel="00000000" w:rsidR="00000000" w:rsidRPr="00000000">
        <w:rPr>
          <w:rtl w:val="0"/>
        </w:rPr>
        <w:t xml:space="preserve">Ba (03) câu kế tiếp dùng chung mô tả dưới đây.</w:t>
      </w:r>
    </w:p>
    <w:p w:rsidR="00000000" w:rsidDel="00000000" w:rsidP="00000000" w:rsidRDefault="00000000" w:rsidRPr="00000000" w14:paraId="000000A1">
      <w:pPr>
        <w:rPr/>
      </w:pPr>
      <w:r w:rsidDel="00000000" w:rsidR="00000000" w:rsidRPr="00000000">
        <w:rPr>
          <w:rtl w:val="0"/>
        </w:rPr>
        <w:t xml:space="preserve">Cho một danh sách các job có thời gian bắt đầu, kết thúc và yêu cầu về bộ nhớ như bảng bên dưới.</w:t>
      </w:r>
    </w:p>
    <w:p w:rsidR="00000000" w:rsidDel="00000000" w:rsidP="00000000" w:rsidRDefault="00000000" w:rsidRPr="00000000" w14:paraId="000000A2">
      <w:pPr>
        <w:rPr/>
      </w:pPr>
      <w:r w:rsidDel="00000000" w:rsidR="00000000" w:rsidRPr="00000000">
        <w:rPr/>
        <w:drawing>
          <wp:inline distB="114300" distT="114300" distL="114300" distR="114300">
            <wp:extent cx="5731200" cy="14478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Giả thiết bộ nhớ máy tính chạy những job trên chỉ có kích thước 100KB và được quản lý theo dạng </w:t>
      </w:r>
    </w:p>
    <w:p w:rsidR="00000000" w:rsidDel="00000000" w:rsidP="00000000" w:rsidRDefault="00000000" w:rsidRPr="00000000" w14:paraId="000000A4">
      <w:pPr>
        <w:rPr/>
      </w:pPr>
      <w:r w:rsidDel="00000000" w:rsidR="00000000" w:rsidRPr="00000000">
        <w:rPr>
          <w:rtl w:val="0"/>
        </w:rPr>
        <w:t xml:space="preserve">cấp phát liên tục (contiguous memory allocation) với phân hoạch kích thước thay đổi (variablepartition). Bộ nhớ chưa sử dụng sẽ được cấp phát từ thấp đến cao theo cơ chế phù hợp đầu tiên (firstfit strategy). </w:t>
      </w:r>
    </w:p>
    <w:p w:rsidR="00000000" w:rsidDel="00000000" w:rsidP="00000000" w:rsidRDefault="00000000" w:rsidRPr="00000000" w14:paraId="000000A5">
      <w:pPr>
        <w:rPr/>
      </w:pPr>
      <w:r w:rsidDel="00000000" w:rsidR="00000000" w:rsidRPr="00000000">
        <w:rPr>
          <w:rtl w:val="0"/>
        </w:rPr>
        <w:t xml:space="preserve">(L.O.1.3) Tại phút 55, hình nào sau đây thể hiện bộ nhớ máy tính? Chú ý: bộ nhớ đang được sử dụng sẽ có màu xám.</w:t>
      </w:r>
    </w:p>
    <w:p w:rsidR="00000000" w:rsidDel="00000000" w:rsidP="00000000" w:rsidRDefault="00000000" w:rsidRPr="00000000" w14:paraId="000000A6">
      <w:pPr>
        <w:rPr/>
      </w:pPr>
      <w:r w:rsidDel="00000000" w:rsidR="00000000" w:rsidRPr="00000000">
        <w:rPr/>
        <w:drawing>
          <wp:inline distB="114300" distT="114300" distL="114300" distR="114300">
            <wp:extent cx="3790950" cy="5381625"/>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9095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commentRangeStart w:id="43"/>
      <w:commentRangeEnd w:id="43"/>
      <w:r w:rsidDel="00000000" w:rsidR="00000000" w:rsidRPr="00000000">
        <w:commentReference w:id="43"/>
      </w:r>
      <w:commentRangeStart w:id="44"/>
      <w:commentRangeEnd w:id="44"/>
      <w:r w:rsidDel="00000000" w:rsidR="00000000" w:rsidRPr="00000000">
        <w:commentReference w:id="44"/>
      </w:r>
      <w:r w:rsidDel="00000000" w:rsidR="00000000" w:rsidRPr="00000000">
        <w:rPr>
          <w:b w:val="1"/>
          <w:rtl w:val="0"/>
          <w:rPrChange w:author="THỐNG LÊ TRƯỜNG" w:id="14" w:date="2024-05-15T03:54:54Z">
            <w:rPr/>
          </w:rPrChange>
        </w:rPr>
        <w:t xml:space="preserve">A</w:t>
      </w: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B. </w:t>
      </w:r>
    </w:p>
    <w:p w:rsidR="00000000" w:rsidDel="00000000" w:rsidP="00000000" w:rsidRDefault="00000000" w:rsidRPr="00000000" w14:paraId="000000A9">
      <w:pPr>
        <w:rPr/>
      </w:pPr>
      <w:r w:rsidDel="00000000" w:rsidR="00000000" w:rsidRPr="00000000">
        <w:rPr>
          <w:rtl w:val="0"/>
        </w:rPr>
        <w:t xml:space="preserve">C.</w:t>
      </w:r>
    </w:p>
    <w:p w:rsidR="00000000" w:rsidDel="00000000" w:rsidP="00000000" w:rsidRDefault="00000000" w:rsidRPr="00000000" w14:paraId="000000AA">
      <w:pPr>
        <w:rPr/>
      </w:pPr>
      <w:r w:rsidDel="00000000" w:rsidR="00000000" w:rsidRPr="00000000">
        <w:rPr>
          <w:rtl w:val="0"/>
        </w:rPr>
        <w:t xml:space="preserve"> D. </w:t>
      </w:r>
    </w:p>
    <w:p w:rsidR="00000000" w:rsidDel="00000000" w:rsidP="00000000" w:rsidRDefault="00000000" w:rsidRPr="00000000" w14:paraId="000000AB">
      <w:pPr>
        <w:rPr/>
      </w:pPr>
      <w:r w:rsidDel="00000000" w:rsidR="00000000" w:rsidRPr="00000000">
        <w:rPr>
          <w:rtl w:val="0"/>
        </w:rPr>
        <w:t xml:space="preserve">(L.O.1.3) Một job thứ 6 đến ở phút 55, kết thúc tại phút 70 và yêu cầu 25KB bộ nhớ. Hệ điều hành </w:t>
      </w:r>
    </w:p>
    <w:p w:rsidR="00000000" w:rsidDel="00000000" w:rsidP="00000000" w:rsidRDefault="00000000" w:rsidRPr="00000000" w14:paraId="000000AC">
      <w:pPr>
        <w:rPr/>
      </w:pPr>
      <w:r w:rsidDel="00000000" w:rsidR="00000000" w:rsidRPr="00000000">
        <w:rPr>
          <w:rtl w:val="0"/>
        </w:rPr>
        <w:t xml:space="preserve">có vùng bộ nhớ rảnh để cấp phát cho job này không?</w:t>
      </w:r>
    </w:p>
    <w:p w:rsidR="00000000" w:rsidDel="00000000" w:rsidP="00000000" w:rsidRDefault="00000000" w:rsidRPr="00000000" w14:paraId="000000AD">
      <w:pPr>
        <w:rPr/>
      </w:pPr>
      <w:r w:rsidDel="00000000" w:rsidR="00000000" w:rsidRPr="00000000">
        <w:rPr>
          <w:rtl w:val="0"/>
        </w:rPr>
        <w:t xml:space="preserve">A. Có. B. Không.</w:t>
      </w:r>
    </w:p>
    <w:p w:rsidR="00000000" w:rsidDel="00000000" w:rsidP="00000000" w:rsidRDefault="00000000" w:rsidRPr="00000000" w14:paraId="000000AE">
      <w:pPr>
        <w:rPr/>
      </w:pPr>
      <w:r w:rsidDel="00000000" w:rsidR="00000000" w:rsidRPr="00000000">
        <w:rPr>
          <w:rtl w:val="0"/>
        </w:rPr>
        <w:t xml:space="preserve">C. Không. Tổng bộ nhớ rảnh không đủ.</w:t>
      </w:r>
    </w:p>
    <w:p w:rsidR="00000000" w:rsidDel="00000000" w:rsidP="00000000" w:rsidRDefault="00000000" w:rsidRPr="00000000" w14:paraId="000000AF">
      <w:pPr>
        <w:rPr>
          <w:b w:val="1"/>
          <w:rPrChange w:author="THỐNG LÊ TRƯỜNG" w:id="15" w:date="2024-05-15T03:47:41Z">
            <w:rPr/>
          </w:rPrChange>
        </w:rPr>
      </w:pPr>
      <w:commentRangeStart w:id="45"/>
      <w:commentRangeEnd w:id="45"/>
      <w:r w:rsidDel="00000000" w:rsidR="00000000" w:rsidRPr="00000000">
        <w:commentReference w:id="45"/>
      </w:r>
      <w:r w:rsidDel="00000000" w:rsidR="00000000" w:rsidRPr="00000000">
        <w:rPr>
          <w:b w:val="1"/>
          <w:rtl w:val="0"/>
          <w:rPrChange w:author="THỐNG LÊ TRƯỜNG" w:id="15" w:date="2024-05-15T03:47:41Z">
            <w:rPr/>
          </w:rPrChange>
        </w:rPr>
        <w:t xml:space="preserve">D. Không. Có những khoảng trống (hole) rảnh nhưng kích thước của chúng &lt; 25KB.</w:t>
      </w:r>
    </w:p>
    <w:p w:rsidR="00000000" w:rsidDel="00000000" w:rsidP="00000000" w:rsidRDefault="00000000" w:rsidRPr="00000000" w14:paraId="000000B0">
      <w:pPr>
        <w:rPr/>
      </w:pPr>
      <w:r w:rsidDel="00000000" w:rsidR="00000000" w:rsidRPr="00000000">
        <w:rPr>
          <w:rtl w:val="0"/>
        </w:rPr>
        <w:t xml:space="preserve">(L.O.1.3) Tại phút thứ 15 khi job 3 đến, bộ nhớ rảnh là không đủ cho job đó. Người ta gọi hiện </w:t>
      </w:r>
    </w:p>
    <w:p w:rsidR="00000000" w:rsidDel="00000000" w:rsidP="00000000" w:rsidRDefault="00000000" w:rsidRPr="00000000" w14:paraId="000000B1">
      <w:pPr>
        <w:rPr/>
      </w:pPr>
      <w:r w:rsidDel="00000000" w:rsidR="00000000" w:rsidRPr="00000000">
        <w:rPr>
          <w:rtl w:val="0"/>
        </w:rPr>
        <w:t xml:space="preserve">tượng đó là gì?</w:t>
      </w:r>
    </w:p>
    <w:p w:rsidR="00000000" w:rsidDel="00000000" w:rsidP="00000000" w:rsidRDefault="00000000" w:rsidRPr="00000000" w14:paraId="000000B2">
      <w:pPr>
        <w:rPr>
          <w:b w:val="1"/>
          <w:rPrChange w:author="THỐNG LÊ TRƯỜNG" w:id="16" w:date="2024-05-15T03:48:24Z">
            <w:rPr/>
          </w:rPrChange>
        </w:rPr>
      </w:pPr>
      <w:commentRangeStart w:id="46"/>
      <w:commentRangeEnd w:id="46"/>
      <w:r w:rsidDel="00000000" w:rsidR="00000000" w:rsidRPr="00000000">
        <w:commentReference w:id="46"/>
      </w:r>
      <w:commentRangeStart w:id="47"/>
      <w:commentRangeEnd w:id="47"/>
      <w:r w:rsidDel="00000000" w:rsidR="00000000" w:rsidRPr="00000000">
        <w:commentReference w:id="47"/>
      </w:r>
      <w:r w:rsidDel="00000000" w:rsidR="00000000" w:rsidRPr="00000000">
        <w:rPr>
          <w:b w:val="1"/>
          <w:rtl w:val="0"/>
          <w:rPrChange w:author="THỐNG LÊ TRƯỜNG" w:id="16" w:date="2024-05-15T03:48:24Z">
            <w:rPr/>
          </w:rPrChange>
        </w:rPr>
        <w:t xml:space="preserve">A. Không đủ bộ nhớ.</w:t>
      </w:r>
    </w:p>
    <w:p w:rsidR="00000000" w:rsidDel="00000000" w:rsidP="00000000" w:rsidRDefault="00000000" w:rsidRPr="00000000" w14:paraId="000000B3">
      <w:pPr>
        <w:rPr/>
      </w:pPr>
      <w:r w:rsidDel="00000000" w:rsidR="00000000" w:rsidRPr="00000000">
        <w:rPr>
          <w:rtl w:val="0"/>
        </w:rPr>
        <w:t xml:space="preserve">B. Phân mảnh nội (internal fragmentation).</w:t>
      </w:r>
    </w:p>
    <w:p w:rsidR="00000000" w:rsidDel="00000000" w:rsidP="00000000" w:rsidRDefault="00000000" w:rsidRPr="00000000" w14:paraId="000000B4">
      <w:pPr>
        <w:rPr/>
      </w:pPr>
      <w:r w:rsidDel="00000000" w:rsidR="00000000" w:rsidRPr="00000000">
        <w:rPr>
          <w:rtl w:val="0"/>
        </w:rPr>
        <w:t xml:space="preserve">C. Phân mảnh ngoại (external fragmentation).</w:t>
      </w:r>
    </w:p>
    <w:p w:rsidR="00000000" w:rsidDel="00000000" w:rsidP="00000000" w:rsidRDefault="00000000" w:rsidRPr="00000000" w14:paraId="000000B5">
      <w:pPr>
        <w:rPr/>
      </w:pPr>
      <w:r w:rsidDel="00000000" w:rsidR="00000000" w:rsidRPr="00000000">
        <w:rPr>
          <w:rtl w:val="0"/>
        </w:rPr>
        <w:t xml:space="preserve">D. Tất cả các câu khác đều sai.</w:t>
      </w:r>
      <w:ins w:author="BẢO THÁI" w:id="17" w:date="2024-05-15T04:46:25Z">
        <w:r w:rsidDel="00000000" w:rsidR="00000000" w:rsidRPr="00000000">
          <w:rPr>
            <w:rtl w:val="0"/>
          </w:rPr>
          <w:tab/>
          <w:t xml:space="preserve">`</w:t>
        </w:r>
      </w:ins>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(L.O.1.3) Phát biểu nào sau đây là không đúng với cơ chế phân đoạn bộ nhớ ?</w:t>
      </w:r>
    </w:p>
    <w:p w:rsidR="00000000" w:rsidDel="00000000" w:rsidP="00000000" w:rsidRDefault="00000000" w:rsidRPr="00000000" w14:paraId="000000B7">
      <w:pPr>
        <w:rPr/>
      </w:pPr>
      <w:r w:rsidDel="00000000" w:rsidR="00000000" w:rsidRPr="00000000">
        <w:rPr>
          <w:rtl w:val="0"/>
        </w:rPr>
        <w:t xml:space="preserve">A. Bộ nhớ dành cho một quá trình là một bộ những khối bộ nhớ có kích thước thay đổi.</w:t>
      </w:r>
    </w:p>
    <w:p w:rsidR="00000000" w:rsidDel="00000000" w:rsidP="00000000" w:rsidRDefault="00000000" w:rsidRPr="00000000" w14:paraId="000000B8">
      <w:pPr>
        <w:rPr/>
      </w:pPr>
      <w:r w:rsidDel="00000000" w:rsidR="00000000" w:rsidRPr="00000000">
        <w:rPr>
          <w:rtl w:val="0"/>
        </w:rPr>
        <w:t xml:space="preserve">B. Phân mảnh ngoài không thể xảy ra.</w:t>
      </w:r>
    </w:p>
    <w:p w:rsidR="00000000" w:rsidDel="00000000" w:rsidP="00000000" w:rsidRDefault="00000000" w:rsidRPr="00000000" w14:paraId="000000B9">
      <w:pPr>
        <w:rPr/>
      </w:pPr>
      <w:r w:rsidDel="00000000" w:rsidR="00000000" w:rsidRPr="00000000">
        <w:rPr>
          <w:rtl w:val="0"/>
        </w:rPr>
        <w:t xml:space="preserve">C. Phân mảnh ngoài có thể xảy ra.</w:t>
      </w:r>
    </w:p>
    <w:p w:rsidR="00000000" w:rsidDel="00000000" w:rsidP="00000000" w:rsidRDefault="00000000" w:rsidRPr="00000000" w14:paraId="000000BA">
      <w:pPr>
        <w:rPr/>
      </w:pPr>
      <w:r w:rsidDel="00000000" w:rsidR="00000000" w:rsidRPr="00000000">
        <w:rPr>
          <w:rtl w:val="0"/>
        </w:rPr>
        <w:t xml:space="preserve">D. Không có quy định về thứ tự của những phân đoạn trong bộ nhớ chính.</w:t>
      </w:r>
    </w:p>
    <w:p w:rsidR="00000000" w:rsidDel="00000000" w:rsidP="00000000" w:rsidRDefault="00000000" w:rsidRPr="00000000" w14:paraId="000000BB">
      <w:pPr>
        <w:rPr/>
      </w:pPr>
      <w:r w:rsidDel="00000000" w:rsidR="00000000" w:rsidRPr="00000000">
        <w:rPr>
          <w:rtl w:val="0"/>
        </w:rPr>
        <w:t xml:space="preserve">(L.O.1.3) Xét một hệ quản lý bộ nhớ bởi cơ chế phân trang, sử dụng chuỗi địa chỉ luận lý (logical </w:t>
      </w:r>
    </w:p>
    <w:p w:rsidR="00000000" w:rsidDel="00000000" w:rsidP="00000000" w:rsidRDefault="00000000" w:rsidRPr="00000000" w14:paraId="000000BC">
      <w:pPr>
        <w:rPr/>
      </w:pPr>
      <w:r w:rsidDel="00000000" w:rsidR="00000000" w:rsidRPr="00000000">
        <w:rPr>
          <w:rtl w:val="0"/>
        </w:rPr>
        <w:t xml:space="preserve">address) gồm m = 5 bit, trong đó phần dành cho trang là n = 2 bit. Cho trước bảng phân trang của </w:t>
      </w:r>
    </w:p>
    <w:p w:rsidR="00000000" w:rsidDel="00000000" w:rsidP="00000000" w:rsidRDefault="00000000" w:rsidRPr="00000000" w14:paraId="000000BD">
      <w:pPr>
        <w:rPr/>
      </w:pPr>
      <w:r w:rsidDel="00000000" w:rsidR="00000000" w:rsidRPr="00000000">
        <w:rPr>
          <w:rtl w:val="0"/>
        </w:rPr>
        <w:t xml:space="preserve">một quá trình là như sau:</w:t>
      </w:r>
    </w:p>
    <w:p w:rsidR="00000000" w:rsidDel="00000000" w:rsidP="00000000" w:rsidRDefault="00000000" w:rsidRPr="00000000" w14:paraId="000000BE">
      <w:pPr>
        <w:rPr/>
      </w:pPr>
      <w:r w:rsidDel="00000000" w:rsidR="00000000" w:rsidRPr="00000000">
        <w:rPr/>
        <w:drawing>
          <wp:inline distB="114300" distT="114300" distL="114300" distR="114300">
            <wp:extent cx="1419225" cy="13144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192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Vậy khi quá trình truy xuất đến địa chỉ luận lý 25 (hệ thập phân) thì tương ứng với địa chỉ vật lý (hệ thập phân) nào?</w:t>
      </w:r>
    </w:p>
    <w:p w:rsidR="00000000" w:rsidDel="00000000" w:rsidP="00000000" w:rsidRDefault="00000000" w:rsidRPr="00000000" w14:paraId="000000C0">
      <w:pPr>
        <w:rPr/>
      </w:pPr>
      <w:r w:rsidDel="00000000" w:rsidR="00000000" w:rsidRPr="00000000">
        <w:rPr>
          <w:rtl w:val="0"/>
        </w:rPr>
        <w:t xml:space="preserve">A. 25. B. 81. C. 20. </w:t>
      </w:r>
      <w:commentRangeStart w:id="48"/>
      <w:r w:rsidDel="00000000" w:rsidR="00000000" w:rsidRPr="00000000">
        <w:rPr>
          <w:rtl w:val="0"/>
        </w:rPr>
        <w:t xml:space="preserve">D. 17.</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(L.O.1.3) Cơ chế nào sau đây được sử dụng với hệ điều hành 64 bit ?</w:t>
      </w:r>
    </w:p>
    <w:p w:rsidR="00000000" w:rsidDel="00000000" w:rsidP="00000000" w:rsidRDefault="00000000" w:rsidRPr="00000000" w14:paraId="000000C2">
      <w:pPr>
        <w:rPr/>
      </w:pPr>
      <w:commentRangeStart w:id="49"/>
      <w:r w:rsidDel="00000000" w:rsidR="00000000" w:rsidRPr="00000000">
        <w:rPr>
          <w:rtl w:val="0"/>
        </w:rPr>
        <w:t xml:space="preserve">A. Phân trang dạng phân cấp (hierachical paging).</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 Phân trang dạng nghịch đảo (inverted paging).</w:t>
      </w:r>
    </w:p>
    <w:p w:rsidR="00000000" w:rsidDel="00000000" w:rsidP="00000000" w:rsidRDefault="00000000" w:rsidRPr="00000000" w14:paraId="000000C4">
      <w:pPr>
        <w:rPr/>
      </w:pPr>
      <w:commentRangeStart w:id="50"/>
      <w:r w:rsidDel="00000000" w:rsidR="00000000" w:rsidRPr="00000000">
        <w:rPr>
          <w:rtl w:val="0"/>
        </w:rPr>
        <w:t xml:space="preserve">C. Phân trang dạng băm (hashed paging).</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 Phân đoạn.</w:t>
      </w:r>
    </w:p>
    <w:p w:rsidR="00000000" w:rsidDel="00000000" w:rsidP="00000000" w:rsidRDefault="00000000" w:rsidRPr="00000000" w14:paraId="000000C6">
      <w:pPr>
        <w:rPr/>
      </w:pPr>
      <w:r w:rsidDel="00000000" w:rsidR="00000000" w:rsidRPr="00000000">
        <w:rPr>
          <w:rtl w:val="0"/>
        </w:rPr>
        <w:t xml:space="preserve">(L.O.1.3) Quá trình gán địa chỉ (address binding) từ địa chỉ dạng ký hiệu (symbolic) sang địa chỉ </w:t>
      </w:r>
    </w:p>
    <w:p w:rsidR="00000000" w:rsidDel="00000000" w:rsidP="00000000" w:rsidRDefault="00000000" w:rsidRPr="00000000" w14:paraId="000000C7">
      <w:pPr>
        <w:rPr/>
      </w:pPr>
      <w:r w:rsidDel="00000000" w:rsidR="00000000" w:rsidRPr="00000000">
        <w:rPr>
          <w:rtl w:val="0"/>
        </w:rPr>
        <w:t xml:space="preserve">dạng tái định vị (relocatable) được thực hiện lúc nào ?</w:t>
      </w:r>
    </w:p>
    <w:p w:rsidR="00000000" w:rsidDel="00000000" w:rsidP="00000000" w:rsidRDefault="00000000" w:rsidRPr="00000000" w14:paraId="000000C8">
      <w:pPr>
        <w:rPr>
          <w:b w:val="1"/>
          <w:rPrChange w:author="HOÀNG NGUYỄN HUY" w:id="18" w:date="2024-05-15T03:59:32Z">
            <w:rPr/>
          </w:rPrChange>
        </w:rPr>
      </w:pPr>
      <w:commentRangeStart w:id="51"/>
      <w:r w:rsidDel="00000000" w:rsidR="00000000" w:rsidRPr="00000000">
        <w:rPr>
          <w:b w:val="1"/>
          <w:rtl w:val="0"/>
          <w:rPrChange w:author="HOÀNG NGUYỄN HUY" w:id="18" w:date="2024-05-15T03:59:32Z">
            <w:rPr/>
          </w:rPrChange>
        </w:rPr>
        <w:t xml:space="preserve">A. Lúc biên dịch chương trình.</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 Lúc thực thi chương trình.</w:t>
      </w:r>
    </w:p>
    <w:p w:rsidR="00000000" w:rsidDel="00000000" w:rsidP="00000000" w:rsidRDefault="00000000" w:rsidRPr="00000000" w14:paraId="000000CA">
      <w:pPr>
        <w:rPr/>
      </w:pPr>
      <w:commentRangeStart w:id="52"/>
      <w:commentRangeStart w:id="53"/>
      <w:commentRangeStart w:id="54"/>
      <w:commentRangeStart w:id="55"/>
      <w:commentRangeStart w:id="56"/>
      <w:r w:rsidDel="00000000" w:rsidR="00000000" w:rsidRPr="00000000">
        <w:rPr>
          <w:rtl w:val="0"/>
        </w:rPr>
        <w:t xml:space="preserve">C. Lúc tải chương trình vào bộ nhớ để thực thi.</w:t>
      </w:r>
      <w:commentRangeEnd w:id="52"/>
      <w:r w:rsidDel="00000000" w:rsidR="00000000" w:rsidRPr="00000000">
        <w:commentReference w:id="52"/>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 Lúc đoạn chương trình liên quan được thực thi bởi bộ xử lý.</w:t>
      </w:r>
    </w:p>
    <w:p w:rsidR="00000000" w:rsidDel="00000000" w:rsidP="00000000" w:rsidRDefault="00000000" w:rsidRPr="00000000" w14:paraId="000000CC">
      <w:pPr>
        <w:rPr/>
      </w:pPr>
      <w:r w:rsidDel="00000000" w:rsidR="00000000" w:rsidRPr="00000000">
        <w:rPr>
          <w:rtl w:val="0"/>
        </w:rPr>
        <w:t xml:space="preserve">(L.O.1.3) Trong cơ chế phân trang có sử dụng bộ nhớ ảo, khi không còn frame chưa sử dụng để </w:t>
      </w:r>
    </w:p>
    <w:p w:rsidR="00000000" w:rsidDel="00000000" w:rsidP="00000000" w:rsidRDefault="00000000" w:rsidRPr="00000000" w14:paraId="000000CD">
      <w:pPr>
        <w:rPr/>
      </w:pPr>
      <w:r w:rsidDel="00000000" w:rsidR="00000000" w:rsidRPr="00000000">
        <w:rPr>
          <w:rtl w:val="0"/>
        </w:rPr>
        <w:t xml:space="preserve">cấp phát cho một yêu cầu bộ nhớ của một quá trình thì hệ điều hành sẽ thực hiện điều nào sau đây?</w:t>
      </w:r>
    </w:p>
    <w:p w:rsidR="00000000" w:rsidDel="00000000" w:rsidP="00000000" w:rsidRDefault="00000000" w:rsidRPr="00000000" w14:paraId="000000CE">
      <w:pPr>
        <w:rPr/>
      </w:pPr>
      <w:r w:rsidDel="00000000" w:rsidR="00000000" w:rsidRPr="00000000">
        <w:rPr>
          <w:rtl w:val="0"/>
        </w:rPr>
        <w:t xml:space="preserve">A. Kết thúc (terminate) quá trình yêu cầu bộ nhớ.</w:t>
      </w:r>
    </w:p>
    <w:p w:rsidR="00000000" w:rsidDel="00000000" w:rsidP="00000000" w:rsidRDefault="00000000" w:rsidRPr="00000000" w14:paraId="000000CF">
      <w:pPr>
        <w:rPr/>
      </w:pPr>
      <w:r w:rsidDel="00000000" w:rsidR="00000000" w:rsidRPr="00000000">
        <w:rPr>
          <w:rtl w:val="0"/>
        </w:rPr>
        <w:t xml:space="preserve">B. Đưa quá trình khỏi bộ nhớ chính và chuyển </w:t>
      </w:r>
    </w:p>
    <w:p w:rsidR="00000000" w:rsidDel="00000000" w:rsidP="00000000" w:rsidRDefault="00000000" w:rsidRPr="00000000" w14:paraId="000000D0">
      <w:pPr>
        <w:rPr/>
      </w:pPr>
      <w:r w:rsidDel="00000000" w:rsidR="00000000" w:rsidRPr="00000000">
        <w:rPr>
          <w:rtl w:val="0"/>
        </w:rPr>
        <w:t xml:space="preserve">quá trình sang trạng thái waiting.</w:t>
      </w:r>
    </w:p>
    <w:p w:rsidR="00000000" w:rsidDel="00000000" w:rsidP="00000000" w:rsidRDefault="00000000" w:rsidRPr="00000000" w14:paraId="000000D1">
      <w:pPr>
        <w:rPr/>
      </w:pPr>
      <w:commentRangeStart w:id="57"/>
      <w:r w:rsidDel="00000000" w:rsidR="00000000" w:rsidRPr="00000000">
        <w:rPr>
          <w:rtl w:val="0"/>
        </w:rPr>
        <w:t xml:space="preserve">C. Kích hoạt cơ chế thay thế trang (page </w:t>
      </w:r>
    </w:p>
    <w:p w:rsidR="00000000" w:rsidDel="00000000" w:rsidP="00000000" w:rsidRDefault="00000000" w:rsidRPr="00000000" w14:paraId="000000D2">
      <w:pPr>
        <w:rPr/>
      </w:pPr>
      <w:r w:rsidDel="00000000" w:rsidR="00000000" w:rsidRPr="00000000">
        <w:rPr>
          <w:rtl w:val="0"/>
        </w:rPr>
        <w:t xml:space="preserve">replacement).</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 Tất cả các tác vụ nêu trong những câu khác.</w:t>
      </w:r>
    </w:p>
    <w:p w:rsidR="00000000" w:rsidDel="00000000" w:rsidP="00000000" w:rsidRDefault="00000000" w:rsidRPr="00000000" w14:paraId="000000D4">
      <w:pPr>
        <w:rPr/>
      </w:pPr>
      <w:r w:rsidDel="00000000" w:rsidR="00000000" w:rsidRPr="00000000">
        <w:rPr>
          <w:rtl w:val="0"/>
        </w:rPr>
        <w:t xml:space="preserve">(L.O.1.3) Chuỗi con tham khảo (reference string) bộ nhớ 0, 1, 2, 3, 4 được thực hiện lại 50 lần kế </w:t>
      </w:r>
    </w:p>
    <w:p w:rsidR="00000000" w:rsidDel="00000000" w:rsidP="00000000" w:rsidRDefault="00000000" w:rsidRPr="00000000" w14:paraId="000000D5">
      <w:pPr>
        <w:rPr/>
      </w:pPr>
      <w:r w:rsidDel="00000000" w:rsidR="00000000" w:rsidRPr="00000000">
        <w:rPr>
          <w:rtl w:val="0"/>
        </w:rPr>
        <w:t xml:space="preserve">tiếp nhau. Hỏi nếu sử dụng cơ chế thay thế trang FIFO với bộ nhớ chính 4 frame thì sẽ có bao nhiêu </w:t>
      </w:r>
    </w:p>
    <w:p w:rsidR="00000000" w:rsidDel="00000000" w:rsidP="00000000" w:rsidRDefault="00000000" w:rsidRPr="00000000" w14:paraId="000000D6">
      <w:pPr>
        <w:rPr/>
      </w:pPr>
      <w:r w:rsidDel="00000000" w:rsidR="00000000" w:rsidRPr="00000000">
        <w:rPr>
          <w:rtl w:val="0"/>
        </w:rPr>
        <w:t xml:space="preserve">lần thay thế trang ? (Giả thiết ban đầu cả 4 frame đều chưa sử dụng).</w:t>
      </w:r>
    </w:p>
    <w:p w:rsidR="00000000" w:rsidDel="00000000" w:rsidP="00000000" w:rsidRDefault="00000000" w:rsidRPr="00000000" w14:paraId="000000D7">
      <w:pPr>
        <w:rPr/>
      </w:pPr>
      <w:r w:rsidDel="00000000" w:rsidR="00000000" w:rsidRPr="00000000">
        <w:rPr>
          <w:rtl w:val="0"/>
        </w:rPr>
        <w:t xml:space="preserve">A. 50. B. 246.</w:t>
      </w:r>
      <w:commentRangeStart w:id="58"/>
      <w:r w:rsidDel="00000000" w:rsidR="00000000" w:rsidRPr="00000000">
        <w:rPr>
          <w:rtl w:val="0"/>
        </w:rPr>
        <w:t xml:space="preserve"> C. 200</w:t>
      </w:r>
      <w:commentRangeEnd w:id="58"/>
      <w:r w:rsidDel="00000000" w:rsidR="00000000" w:rsidRPr="00000000">
        <w:commentReference w:id="58"/>
      </w:r>
      <w:r w:rsidDel="00000000" w:rsidR="00000000" w:rsidRPr="00000000">
        <w:rPr>
          <w:rtl w:val="0"/>
        </w:rPr>
        <w:t xml:space="preserve">. D. 62.</w:t>
      </w:r>
    </w:p>
    <w:p w:rsidR="00000000" w:rsidDel="00000000" w:rsidP="00000000" w:rsidRDefault="00000000" w:rsidRPr="00000000" w14:paraId="000000D8">
      <w:pPr>
        <w:rPr/>
      </w:pPr>
      <w:r w:rsidDel="00000000" w:rsidR="00000000" w:rsidRPr="00000000">
        <w:rPr>
          <w:rtl w:val="0"/>
        </w:rPr>
        <w:t xml:space="preserve">(L.O.1.1) Thuật ngữ nào đề cập đến khả năng của một hệ điều hành hỗ trợ nhiều luồng thực thi với </w:t>
      </w:r>
    </w:p>
    <w:p w:rsidR="00000000" w:rsidDel="00000000" w:rsidP="00000000" w:rsidRDefault="00000000" w:rsidRPr="00000000" w14:paraId="000000D9">
      <w:pPr>
        <w:rPr/>
      </w:pPr>
      <w:r w:rsidDel="00000000" w:rsidR="00000000" w:rsidRPr="00000000">
        <w:rPr>
          <w:rtl w:val="0"/>
        </w:rPr>
        <w:t xml:space="preserve">một tiến trình duy nhất?</w:t>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pPr>
      <w:commentRangeStart w:id="59"/>
      <w:r w:rsidDel="00000000" w:rsidR="00000000" w:rsidRPr="00000000">
        <w:rPr>
          <w:b w:val="1"/>
          <w:rtl w:val="0"/>
          <w:rPrChange w:author="LONG VÕ THÀNH" w:id="19" w:date="2024-05-15T03:29:14Z">
            <w:rPr/>
          </w:rPrChange>
        </w:rPr>
        <w:t xml:space="preserve">A. Đa luồng (Multithreading).</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 Đa xử lý (Multiprocessing).</w:t>
      </w:r>
    </w:p>
    <w:p w:rsidR="00000000" w:rsidDel="00000000" w:rsidP="00000000" w:rsidRDefault="00000000" w:rsidRPr="00000000" w14:paraId="000000DD">
      <w:pPr>
        <w:rPr/>
      </w:pPr>
      <w:r w:rsidDel="00000000" w:rsidR="00000000" w:rsidRPr="00000000">
        <w:rPr>
          <w:rtl w:val="0"/>
        </w:rPr>
        <w:t xml:space="preserve">C. Đa nhiệm (Multiexecuting).</w:t>
      </w:r>
    </w:p>
    <w:p w:rsidR="00000000" w:rsidDel="00000000" w:rsidP="00000000" w:rsidRDefault="00000000" w:rsidRPr="00000000" w14:paraId="000000DE">
      <w:pPr>
        <w:rPr/>
      </w:pPr>
      <w:r w:rsidDel="00000000" w:rsidR="00000000" w:rsidRPr="00000000">
        <w:rPr>
          <w:rtl w:val="0"/>
        </w:rPr>
        <w:t xml:space="preserve">D. Song luồng (Bi-threading).</w:t>
      </w:r>
    </w:p>
    <w:p w:rsidR="00000000" w:rsidDel="00000000" w:rsidP="00000000" w:rsidRDefault="00000000" w:rsidRPr="00000000" w14:paraId="000000DF">
      <w:pPr>
        <w:rPr/>
      </w:pPr>
      <w:r w:rsidDel="00000000" w:rsidR="00000000" w:rsidRPr="00000000">
        <w:rPr>
          <w:rtl w:val="0"/>
        </w:rPr>
        <w:t xml:space="preserve">(L.O.1.2) ................. là khả năng của nhiều tiến trình phối hợp các hoạt động của chúng bằng cách trao đổi thông tin.</w:t>
      </w:r>
    </w:p>
    <w:p w:rsidR="00000000" w:rsidDel="00000000" w:rsidP="00000000" w:rsidRDefault="00000000" w:rsidRPr="00000000" w14:paraId="000000E0">
      <w:pPr>
        <w:rPr>
          <w:b w:val="1"/>
          <w:rPrChange w:author="THỐNG LÊ TRƯỜNG" w:id="20" w:date="2024-05-15T03:46:02Z">
            <w:rPr/>
          </w:rPrChange>
        </w:rPr>
      </w:pPr>
      <w:commentRangeStart w:id="60"/>
      <w:r w:rsidDel="00000000" w:rsidR="00000000" w:rsidRPr="00000000">
        <w:rPr>
          <w:b w:val="1"/>
          <w:rtl w:val="0"/>
          <w:rPrChange w:author="THỐNG LÊ TRƯỜNG" w:id="20" w:date="2024-05-15T03:46:02Z">
            <w:rPr/>
          </w:rPrChange>
        </w:rPr>
        <w:t xml:space="preserve">A. Đồng bộ hóa (Synchronization)</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 Loại trừ lẫn nhau (Mutual Exclusion)</w:t>
      </w:r>
    </w:p>
    <w:p w:rsidR="00000000" w:rsidDel="00000000" w:rsidP="00000000" w:rsidRDefault="00000000" w:rsidRPr="00000000" w14:paraId="000000E2">
      <w:pPr>
        <w:rPr/>
      </w:pPr>
      <w:r w:rsidDel="00000000" w:rsidR="00000000" w:rsidRPr="00000000">
        <w:rPr>
          <w:rtl w:val="0"/>
        </w:rPr>
        <w:t xml:space="preserve">C. Trạng thái đóng chết (Deadlock)</w:t>
      </w:r>
    </w:p>
    <w:p w:rsidR="00000000" w:rsidDel="00000000" w:rsidP="00000000" w:rsidRDefault="00000000" w:rsidRPr="00000000" w14:paraId="000000E3">
      <w:pPr>
        <w:rPr/>
      </w:pPr>
      <w:r w:rsidDel="00000000" w:rsidR="00000000" w:rsidRPr="00000000">
        <w:rPr>
          <w:rtl w:val="0"/>
        </w:rPr>
        <w:t xml:space="preserve">D. Đói (Starvation)</w:t>
      </w:r>
    </w:p>
    <w:p w:rsidR="00000000" w:rsidDel="00000000" w:rsidP="00000000" w:rsidRDefault="00000000" w:rsidRPr="00000000" w14:paraId="000000E4">
      <w:pPr>
        <w:rPr/>
      </w:pPr>
      <w:r w:rsidDel="00000000" w:rsidR="00000000" w:rsidRPr="00000000">
        <w:rPr>
          <w:rtl w:val="0"/>
        </w:rPr>
        <w:t xml:space="preserve">(L.O.1.2) Kỹ thuật có thể được sử dụng để giải quyết xung đột, chẳng hạn như cạnh tranh tài nguyên và đồng bộ hóa các quá trình để chúng có thể hợp tác.</w:t>
      </w:r>
    </w:p>
    <w:p w:rsidR="00000000" w:rsidDel="00000000" w:rsidP="00000000" w:rsidRDefault="00000000" w:rsidRPr="00000000" w14:paraId="000000E5">
      <w:pPr>
        <w:rPr>
          <w:rPrChange w:author="THỐNG LÊ TRƯỜNG" w:id="21" w:date="2024-05-15T03:54:00Z">
            <w:rPr/>
          </w:rPrChange>
        </w:rPr>
      </w:pPr>
      <w:commentRangeStart w:id="61"/>
      <w:commentRangeEnd w:id="61"/>
      <w:r w:rsidDel="00000000" w:rsidR="00000000" w:rsidRPr="00000000">
        <w:commentReference w:id="61"/>
      </w:r>
      <w:commentRangeStart w:id="62"/>
      <w:commentRangeEnd w:id="62"/>
      <w:r w:rsidDel="00000000" w:rsidR="00000000" w:rsidRPr="00000000">
        <w:commentReference w:id="62"/>
      </w:r>
      <w:commentRangeStart w:id="63"/>
      <w:commentRangeEnd w:id="63"/>
      <w:r w:rsidDel="00000000" w:rsidR="00000000" w:rsidRPr="00000000">
        <w:commentReference w:id="63"/>
      </w:r>
      <w:r w:rsidDel="00000000" w:rsidR="00000000" w:rsidRPr="00000000">
        <w:rPr>
          <w:b w:val="1"/>
          <w:rtl w:val="0"/>
          <w:rPrChange w:author="THỐNG LÊ TRƯỜNG" w:id="21" w:date="2024-05-15T03:54:00Z">
            <w:rPr/>
          </w:rPrChange>
        </w:rPr>
        <w:t xml:space="preserve">A. Loại trừ lẫn nhau (Mutual Exclusion</w:t>
      </w:r>
      <w:r w:rsidDel="00000000" w:rsidR="00000000" w:rsidRPr="00000000">
        <w:rPr>
          <w:b w:val="1"/>
          <w:rtl w:val="0"/>
          <w:rPrChange w:author="THỐNG LÊ TRƯỜNG" w:id="21" w:date="2024-05-15T03:54:00Z">
            <w:rPr/>
          </w:rPrChange>
        </w:rPr>
        <w:t xml:space="preserve">)</w:t>
      </w:r>
      <w:r w:rsidDel="00000000" w:rsidR="00000000" w:rsidRPr="00000000">
        <w:rPr>
          <w:rtl w:val="0"/>
          <w:rPrChange w:author="THỐNG LÊ TRƯỜNG" w:id="21" w:date="2024-05-15T03:54:00Z">
            <w:rPr/>
          </w:rPrChange>
        </w:rPr>
        <w:t xml:space="preserve">.</w:t>
      </w:r>
    </w:p>
    <w:p w:rsidR="00000000" w:rsidDel="00000000" w:rsidP="00000000" w:rsidRDefault="00000000" w:rsidRPr="00000000" w14:paraId="000000E6">
      <w:pPr>
        <w:rPr/>
      </w:pPr>
      <w:commentRangeStart w:id="64"/>
      <w:r w:rsidDel="00000000" w:rsidR="00000000" w:rsidRPr="00000000">
        <w:rPr>
          <w:b w:val="1"/>
          <w:rtl w:val="0"/>
          <w:rPrChange w:author="HOÀNG NGUYỄN HUY" w:id="22" w:date="2024-05-15T04:02:25Z">
            <w:rPr/>
          </w:rPrChange>
        </w:rPr>
        <w:t xml:space="preserve">B. Chờ đợi bận rộn (Busy Waiting)</w:t>
      </w:r>
      <w:r w:rsidDel="00000000" w:rsidR="00000000" w:rsidRPr="00000000">
        <w:rPr>
          <w:rtl w:val="0"/>
        </w:rPr>
        <w:t xml:space="preserve">.</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 Bế tắc (Deadlock).</w:t>
      </w:r>
    </w:p>
    <w:p w:rsidR="00000000" w:rsidDel="00000000" w:rsidP="00000000" w:rsidRDefault="00000000" w:rsidRPr="00000000" w14:paraId="000000E8">
      <w:pPr>
        <w:rPr/>
      </w:pPr>
      <w:r w:rsidDel="00000000" w:rsidR="00000000" w:rsidRPr="00000000">
        <w:rPr>
          <w:rtl w:val="0"/>
        </w:rPr>
        <w:t xml:space="preserve">D. Đói (Starvation).</w:t>
      </w:r>
    </w:p>
    <w:p w:rsidR="00000000" w:rsidDel="00000000" w:rsidP="00000000" w:rsidRDefault="00000000" w:rsidRPr="00000000" w14:paraId="000000E9">
      <w:pPr>
        <w:rPr/>
      </w:pPr>
      <w:r w:rsidDel="00000000" w:rsidR="00000000" w:rsidRPr="00000000">
        <w:rPr>
          <w:rtl w:val="0"/>
        </w:rPr>
        <w:t xml:space="preserve">(L.O.1.2) Đồng bộ (synchronization) khi làm việc với các thread là cần thiết vì:</w:t>
      </w:r>
    </w:p>
    <w:p w:rsidR="00000000" w:rsidDel="00000000" w:rsidP="00000000" w:rsidRDefault="00000000" w:rsidRPr="00000000" w14:paraId="000000EA">
      <w:pPr>
        <w:rPr/>
      </w:pPr>
      <w:r w:rsidDel="00000000" w:rsidR="00000000" w:rsidRPr="00000000">
        <w:rPr>
          <w:rtl w:val="0"/>
        </w:rPr>
        <w:t xml:space="preserve">A. Các thread chia sẻ cùng không gian địa chỉ</w:t>
      </w:r>
    </w:p>
    <w:p w:rsidR="00000000" w:rsidDel="00000000" w:rsidP="00000000" w:rsidRDefault="00000000" w:rsidRPr="00000000" w14:paraId="000000EB">
      <w:pPr>
        <w:rPr/>
      </w:pPr>
      <w:r w:rsidDel="00000000" w:rsidR="00000000" w:rsidRPr="00000000">
        <w:rPr>
          <w:rtl w:val="0"/>
        </w:rPr>
        <w:t xml:space="preserve">B. Các thread chia sẻ biến toàn cục</w:t>
      </w:r>
    </w:p>
    <w:p w:rsidR="00000000" w:rsidDel="00000000" w:rsidP="00000000" w:rsidRDefault="00000000" w:rsidRPr="00000000" w14:paraId="000000EC">
      <w:pPr>
        <w:rPr/>
      </w:pPr>
      <w:r w:rsidDel="00000000" w:rsidR="00000000" w:rsidRPr="00000000">
        <w:rPr>
          <w:rtl w:val="0"/>
        </w:rPr>
        <w:t xml:space="preserve">C. Các thread có thể chi sẻ cung 1 file</w:t>
      </w:r>
    </w:p>
    <w:p w:rsidR="00000000" w:rsidDel="00000000" w:rsidP="00000000" w:rsidRDefault="00000000" w:rsidRPr="00000000" w14:paraId="000000ED">
      <w:pPr>
        <w:rPr/>
      </w:pPr>
      <w:r w:rsidDel="00000000" w:rsidR="00000000" w:rsidRPr="00000000">
        <w:rPr>
          <w:rtl w:val="0"/>
        </w:rPr>
        <w:t xml:space="preserve">D</w:t>
      </w:r>
      <w:r w:rsidDel="00000000" w:rsidR="00000000" w:rsidRPr="00000000">
        <w:rPr>
          <w:b w:val="1"/>
          <w:rtl w:val="0"/>
          <w:rPrChange w:author="KHOA LÊ VĂN ANH" w:id="23" w:date="2024-05-15T04:02:29Z">
            <w:rPr/>
          </w:rPrChange>
        </w:rPr>
        <w:t xml:space="preserve">. Tất cả các ý trên</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(L.O.1.3) Cho dữ liệu sau. Địa chỉ luận lý (3, 40) có địa chỉ vật lý tương ứng là:</w:t>
      </w:r>
    </w:p>
    <w:p w:rsidR="00000000" w:rsidDel="00000000" w:rsidP="00000000" w:rsidRDefault="00000000" w:rsidRPr="00000000" w14:paraId="000000EF">
      <w:pPr>
        <w:rPr/>
      </w:pPr>
      <w:r w:rsidDel="00000000" w:rsidR="00000000" w:rsidRPr="00000000">
        <w:rPr/>
        <w:drawing>
          <wp:inline distB="114300" distT="114300" distL="114300" distR="114300">
            <wp:extent cx="3962400" cy="154305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624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commentRangeStart w:id="65"/>
      <w:commentRangeStart w:id="66"/>
      <w:r w:rsidDel="00000000" w:rsidR="00000000" w:rsidRPr="00000000">
        <w:rPr>
          <w:rtl w:val="0"/>
        </w:rPr>
        <w:t xml:space="preserve">A. 130</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t xml:space="preserve">.</w:t>
      </w:r>
    </w:p>
    <w:p w:rsidR="00000000" w:rsidDel="00000000" w:rsidP="00000000" w:rsidRDefault="00000000" w:rsidRPr="00000000" w14:paraId="000000F1">
      <w:pPr>
        <w:rPr>
          <w:b w:val="1"/>
          <w:rPrChange w:author="Anonymous" w:id="24" w:date="2024-05-15T04:30:07Z">
            <w:rPr/>
          </w:rPrChange>
        </w:rPr>
      </w:pPr>
      <w:r w:rsidDel="00000000" w:rsidR="00000000" w:rsidRPr="00000000">
        <w:rPr>
          <w:b w:val="1"/>
          <w:rtl w:val="0"/>
          <w:rPrChange w:author="Anonymous" w:id="24" w:date="2024-05-15T04:30:07Z">
            <w:rPr/>
          </w:rPrChange>
        </w:rPr>
        <w:t xml:space="preserve">B. 1440.</w:t>
      </w:r>
    </w:p>
    <w:p w:rsidR="00000000" w:rsidDel="00000000" w:rsidP="00000000" w:rsidRDefault="00000000" w:rsidRPr="00000000" w14:paraId="000000F2">
      <w:pPr>
        <w:rPr/>
      </w:pPr>
      <w:r w:rsidDel="00000000" w:rsidR="00000000" w:rsidRPr="00000000">
        <w:rPr>
          <w:rtl w:val="0"/>
        </w:rPr>
        <w:t xml:space="preserve">C. 1990.</w:t>
      </w:r>
    </w:p>
    <w:p w:rsidR="00000000" w:rsidDel="00000000" w:rsidP="00000000" w:rsidRDefault="00000000" w:rsidRPr="00000000" w14:paraId="000000F3">
      <w:pPr>
        <w:rPr/>
      </w:pPr>
      <w:r w:rsidDel="00000000" w:rsidR="00000000" w:rsidRPr="00000000">
        <w:rPr>
          <w:rtl w:val="0"/>
        </w:rPr>
        <w:t xml:space="preserve">D. Không hợp lệ.</w:t>
      </w:r>
    </w:p>
    <w:p w:rsidR="00000000" w:rsidDel="00000000" w:rsidP="00000000" w:rsidRDefault="00000000" w:rsidRPr="00000000" w14:paraId="000000F4">
      <w:pPr>
        <w:rPr/>
      </w:pPr>
      <w:r w:rsidDel="00000000" w:rsidR="00000000" w:rsidRPr="00000000">
        <w:rPr>
          <w:rtl w:val="0"/>
        </w:rPr>
        <w:t xml:space="preserve">(L.O.2.1) Giả sử hệ thống có 4 quá trình, với thời điểm đến và CPU burst như trong bảng dưới. </w:t>
      </w:r>
    </w:p>
    <w:p w:rsidR="00000000" w:rsidDel="00000000" w:rsidP="00000000" w:rsidRDefault="00000000" w:rsidRPr="00000000" w14:paraId="000000F5">
      <w:pPr>
        <w:rPr/>
      </w:pPr>
      <w:r w:rsidDel="00000000" w:rsidR="00000000" w:rsidRPr="00000000">
        <w:rPr/>
        <w:drawing>
          <wp:inline distB="114300" distT="114300" distL="114300" distR="114300">
            <wp:extent cx="5731200" cy="9525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(L.O.2.1) Nếu dùng giải thuật định thời Shortest Job First, thời gian đợi trung bình của các quá </w:t>
      </w:r>
    </w:p>
    <w:p w:rsidR="00000000" w:rsidDel="00000000" w:rsidP="00000000" w:rsidRDefault="00000000" w:rsidRPr="00000000" w14:paraId="000000F7">
      <w:pPr>
        <w:rPr/>
      </w:pPr>
      <w:r w:rsidDel="00000000" w:rsidR="00000000" w:rsidRPr="00000000">
        <w:rPr>
          <w:rtl w:val="0"/>
        </w:rPr>
        <w:t xml:space="preserve">trình sẽ là:</w:t>
      </w:r>
    </w:p>
    <w:p w:rsidR="00000000" w:rsidDel="00000000" w:rsidP="00000000" w:rsidRDefault="00000000" w:rsidRPr="00000000" w14:paraId="000000F8">
      <w:pPr>
        <w:rPr/>
      </w:pPr>
      <w:r w:rsidDel="00000000" w:rsidR="00000000" w:rsidRPr="00000000">
        <w:rPr>
          <w:rtl w:val="0"/>
        </w:rPr>
        <w:t xml:space="preserve">A. 4 </w:t>
      </w:r>
      <w:commentRangeStart w:id="67"/>
      <w:r w:rsidDel="00000000" w:rsidR="00000000" w:rsidRPr="00000000">
        <w:rPr>
          <w:rtl w:val="0"/>
        </w:rPr>
        <w:t xml:space="preserve">B. 5,5</w:t>
      </w:r>
      <w:commentRangeEnd w:id="67"/>
      <w:r w:rsidDel="00000000" w:rsidR="00000000" w:rsidRPr="00000000">
        <w:commentReference w:id="67"/>
      </w:r>
      <w:r w:rsidDel="00000000" w:rsidR="00000000" w:rsidRPr="00000000">
        <w:rPr>
          <w:rtl w:val="0"/>
        </w:rPr>
        <w:t xml:space="preserve"> C.7,5</w:t>
      </w:r>
    </w:p>
    <w:p w:rsidR="00000000" w:rsidDel="00000000" w:rsidP="00000000" w:rsidRDefault="00000000" w:rsidRPr="00000000" w14:paraId="000000F9">
      <w:pPr>
        <w:rPr/>
      </w:pPr>
      <w:r w:rsidDel="00000000" w:rsidR="00000000" w:rsidRPr="00000000">
        <w:rPr>
          <w:rtl w:val="0"/>
        </w:rPr>
        <w:t xml:space="preserve">D. 6,5</w:t>
      </w:r>
    </w:p>
    <w:p w:rsidR="00000000" w:rsidDel="00000000" w:rsidP="00000000" w:rsidRDefault="00000000" w:rsidRPr="00000000" w14:paraId="000000FA">
      <w:pPr>
        <w:rPr/>
      </w:pPr>
      <w:r w:rsidDel="00000000" w:rsidR="00000000" w:rsidRPr="00000000">
        <w:rPr>
          <w:rtl w:val="0"/>
        </w:rPr>
        <w:t xml:space="preserve">(L.O.2.1) Nếu dùng giải thuật định thời Shortest Remaining Time First, thời gian đợi trung bình </w:t>
      </w:r>
    </w:p>
    <w:p w:rsidR="00000000" w:rsidDel="00000000" w:rsidP="00000000" w:rsidRDefault="00000000" w:rsidRPr="00000000" w14:paraId="000000FB">
      <w:pPr>
        <w:rPr/>
      </w:pPr>
      <w:r w:rsidDel="00000000" w:rsidR="00000000" w:rsidRPr="00000000">
        <w:rPr>
          <w:rtl w:val="0"/>
        </w:rPr>
        <w:t xml:space="preserve">của các quá trình sẽ là:</w:t>
      </w:r>
    </w:p>
    <w:p w:rsidR="00000000" w:rsidDel="00000000" w:rsidP="00000000" w:rsidRDefault="00000000" w:rsidRPr="00000000" w14:paraId="000000FC">
      <w:pPr>
        <w:rPr/>
      </w:pPr>
      <w:commentRangeStart w:id="68"/>
      <w:r w:rsidDel="00000000" w:rsidR="00000000" w:rsidRPr="00000000">
        <w:rPr>
          <w:rtl w:val="0"/>
        </w:rPr>
        <w:t xml:space="preserve">A. 4,0</w:t>
      </w:r>
      <w:commentRangeEnd w:id="68"/>
      <w:r w:rsidDel="00000000" w:rsidR="00000000" w:rsidRPr="00000000">
        <w:commentReference w:id="68"/>
      </w:r>
      <w:r w:rsidDel="00000000" w:rsidR="00000000" w:rsidRPr="00000000">
        <w:rPr>
          <w:rtl w:val="0"/>
        </w:rPr>
        <w:t xml:space="preserve"> B. 5,5 C. 7,5</w:t>
      </w:r>
    </w:p>
    <w:p w:rsidR="00000000" w:rsidDel="00000000" w:rsidP="00000000" w:rsidRDefault="00000000" w:rsidRPr="00000000" w14:paraId="000000FD">
      <w:pPr>
        <w:rPr/>
      </w:pPr>
      <w:r w:rsidDel="00000000" w:rsidR="00000000" w:rsidRPr="00000000">
        <w:rPr>
          <w:rtl w:val="0"/>
        </w:rPr>
        <w:t xml:space="preserve">D. 5,0.</w:t>
      </w:r>
    </w:p>
    <w:p w:rsidR="00000000" w:rsidDel="00000000" w:rsidP="00000000" w:rsidRDefault="00000000" w:rsidRPr="00000000" w14:paraId="000000FE">
      <w:pPr>
        <w:rPr/>
      </w:pPr>
      <w:r w:rsidDel="00000000" w:rsidR="00000000" w:rsidRPr="00000000">
        <w:rPr>
          <w:rtl w:val="0"/>
        </w:rPr>
        <w:t xml:space="preserve">(L.O.2.1) Nếu dùng giải thuật định thời Round Robin với quantum=2, thời gian đợi trung bình của </w:t>
      </w:r>
    </w:p>
    <w:p w:rsidR="00000000" w:rsidDel="00000000" w:rsidP="00000000" w:rsidRDefault="00000000" w:rsidRPr="00000000" w14:paraId="000000FF">
      <w:pPr>
        <w:rPr/>
      </w:pPr>
      <w:r w:rsidDel="00000000" w:rsidR="00000000" w:rsidRPr="00000000">
        <w:rPr>
          <w:rtl w:val="0"/>
        </w:rPr>
        <w:t xml:space="preserve">các quá trình sẽ là:</w:t>
      </w:r>
    </w:p>
    <w:p w:rsidR="00000000" w:rsidDel="00000000" w:rsidP="00000000" w:rsidRDefault="00000000" w:rsidRPr="00000000" w14:paraId="00000100">
      <w:pPr>
        <w:rPr/>
      </w:pPr>
      <w:r w:rsidDel="00000000" w:rsidR="00000000" w:rsidRPr="00000000">
        <w:rPr>
          <w:rtl w:val="0"/>
        </w:rPr>
        <w:t xml:space="preserve">A. 4,0 B. 5,5 C. 7,5</w:t>
      </w:r>
    </w:p>
    <w:p w:rsidR="00000000" w:rsidDel="00000000" w:rsidP="00000000" w:rsidRDefault="00000000" w:rsidRPr="00000000" w14:paraId="00000101">
      <w:pPr>
        <w:rPr/>
      </w:pPr>
      <w:commentRangeStart w:id="69"/>
      <w:r w:rsidDel="00000000" w:rsidR="00000000" w:rsidRPr="00000000">
        <w:rPr>
          <w:rtl w:val="0"/>
        </w:rPr>
        <w:t xml:space="preserve">D. Không câu nào đúng</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(L.O.1.3) Cho các yêu cầu về bộ nhớ của các job 1-4 và các khối bộ nhớ còn trống. Nếu First-fit </w:t>
      </w:r>
    </w:p>
    <w:p w:rsidR="00000000" w:rsidDel="00000000" w:rsidP="00000000" w:rsidRDefault="00000000" w:rsidRPr="00000000" w14:paraId="00000103">
      <w:pPr>
        <w:rPr/>
      </w:pPr>
      <w:r w:rsidDel="00000000" w:rsidR="00000000" w:rsidRPr="00000000">
        <w:rPr>
          <w:rtl w:val="0"/>
        </w:rPr>
        <w:t xml:space="preserve">được chọn thì job nào không được thực thi? </w:t>
      </w:r>
    </w:p>
    <w:p w:rsidR="00000000" w:rsidDel="00000000" w:rsidP="00000000" w:rsidRDefault="00000000" w:rsidRPr="00000000" w14:paraId="00000104">
      <w:pPr>
        <w:rPr/>
      </w:pPr>
      <w:r w:rsidDel="00000000" w:rsidR="00000000" w:rsidRPr="00000000">
        <w:rPr>
          <w:rtl w:val="0"/>
        </w:rPr>
        <w:t xml:space="preserve">Jobs: J1 15K, J2 20K, J3 20K, J4 50K</w:t>
      </w:r>
    </w:p>
    <w:p w:rsidR="00000000" w:rsidDel="00000000" w:rsidP="00000000" w:rsidRDefault="00000000" w:rsidRPr="00000000" w14:paraId="00000105">
      <w:pPr>
        <w:rPr/>
      </w:pPr>
      <w:r w:rsidDel="00000000" w:rsidR="00000000" w:rsidRPr="00000000">
        <w:rPr>
          <w:rtl w:val="0"/>
        </w:rPr>
        <w:t xml:space="preserve">Free Blocks: B1 30K, B2 15K, B3 50K, B4 20K</w:t>
      </w:r>
    </w:p>
    <w:p w:rsidR="00000000" w:rsidDel="00000000" w:rsidP="00000000" w:rsidRDefault="00000000" w:rsidRPr="00000000" w14:paraId="00000106">
      <w:pPr>
        <w:rPr>
          <w:b w:val="1"/>
          <w:rPrChange w:author="THỐNG LÊ TRƯỜNG" w:id="25" w:date="2024-05-15T03:43:48Z">
            <w:rPr/>
          </w:rPrChange>
        </w:rPr>
      </w:pPr>
      <w:r w:rsidDel="00000000" w:rsidR="00000000" w:rsidRPr="00000000">
        <w:rPr>
          <w:rtl w:val="0"/>
        </w:rPr>
        <w:t xml:space="preserve">A. J1 B. J2 C. J3</w:t>
      </w:r>
      <w:commentRangeStart w:id="70"/>
      <w:r w:rsidDel="00000000" w:rsidR="00000000" w:rsidRPr="00000000">
        <w:rPr>
          <w:rtl w:val="0"/>
        </w:rPr>
        <w:t xml:space="preserve"> </w:t>
      </w:r>
      <w:commentRangeStart w:id="71"/>
      <w:commentRangeEnd w:id="71"/>
      <w:r w:rsidDel="00000000" w:rsidR="00000000" w:rsidRPr="00000000">
        <w:commentReference w:id="71"/>
      </w:r>
      <w:r w:rsidDel="00000000" w:rsidR="00000000" w:rsidRPr="00000000">
        <w:rPr>
          <w:b w:val="1"/>
          <w:rtl w:val="0"/>
          <w:rPrChange w:author="THỐNG LÊ TRƯỜNG" w:id="25" w:date="2024-05-15T03:43:48Z">
            <w:rPr/>
          </w:rPrChange>
        </w:rPr>
        <w:t xml:space="preserve">D. J4</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(L.O.1.1) Chọn phát biểu đúng về cấu trúc monolithic:</w:t>
      </w:r>
    </w:p>
    <w:p w:rsidR="00000000" w:rsidDel="00000000" w:rsidP="00000000" w:rsidRDefault="00000000" w:rsidRPr="00000000" w14:paraId="00000108">
      <w:pPr>
        <w:rPr/>
      </w:pPr>
      <w:r w:rsidDel="00000000" w:rsidR="00000000" w:rsidRPr="00000000">
        <w:rPr>
          <w:rtl w:val="0"/>
        </w:rPr>
        <w:t xml:space="preserve">A. Có hiệu năng (performance) giảm so với các cấu trúc khác.</w:t>
      </w:r>
    </w:p>
    <w:p w:rsidR="00000000" w:rsidDel="00000000" w:rsidP="00000000" w:rsidRDefault="00000000" w:rsidRPr="00000000" w14:paraId="00000109">
      <w:pPr>
        <w:rPr/>
      </w:pPr>
      <w:r w:rsidDel="00000000" w:rsidR="00000000" w:rsidRPr="00000000">
        <w:rPr>
          <w:rtl w:val="0"/>
        </w:rPr>
        <w:t xml:space="preserve">B. Việc trao đổi dữ liệu giữa các thành phần chức năng của kernel thực hiện chủ yếu bằng cơ chế </w:t>
      </w:r>
    </w:p>
    <w:p w:rsidR="00000000" w:rsidDel="00000000" w:rsidP="00000000" w:rsidRDefault="00000000" w:rsidRPr="00000000" w14:paraId="0000010A">
      <w:pPr>
        <w:rPr/>
      </w:pPr>
      <w:r w:rsidDel="00000000" w:rsidR="00000000" w:rsidRPr="00000000">
        <w:rPr>
          <w:rtl w:val="0"/>
        </w:rPr>
        <w:t xml:space="preserve">message-passing.</w:t>
      </w:r>
    </w:p>
    <w:p w:rsidR="00000000" w:rsidDel="00000000" w:rsidP="00000000" w:rsidRDefault="00000000" w:rsidRPr="00000000" w14:paraId="0000010B">
      <w:pPr>
        <w:rPr>
          <w:b w:val="1"/>
          <w:rPrChange w:author="Anonymous" w:id="26" w:date="2024-05-15T04:30:36Z">
            <w:rPr/>
          </w:rPrChange>
        </w:rPr>
      </w:pPr>
      <w:r w:rsidDel="00000000" w:rsidR="00000000" w:rsidRPr="00000000">
        <w:rPr>
          <w:b w:val="1"/>
          <w:rtl w:val="0"/>
          <w:rPrChange w:author="Anonymous" w:id="26" w:date="2024-05-15T04:30:36Z">
            <w:rPr/>
          </w:rPrChange>
        </w:rPr>
        <w:t xml:space="preserve">C. Các dịch vụ của hệ điều hành đều được tích hợp vào kernel.</w:t>
      </w:r>
    </w:p>
    <w:p w:rsidR="00000000" w:rsidDel="00000000" w:rsidP="00000000" w:rsidRDefault="00000000" w:rsidRPr="00000000" w14:paraId="0000010C">
      <w:pPr>
        <w:rPr/>
      </w:pPr>
      <w:r w:rsidDel="00000000" w:rsidR="00000000" w:rsidRPr="00000000">
        <w:rPr>
          <w:rtl w:val="0"/>
        </w:rPr>
        <w:t xml:space="preserve">D. Việc thêm các chức năng của hệ điều hành được thực hiện dễ dàng hơn so với cấu trúc </w:t>
      </w:r>
    </w:p>
    <w:p w:rsidR="00000000" w:rsidDel="00000000" w:rsidP="00000000" w:rsidRDefault="00000000" w:rsidRPr="00000000" w14:paraId="0000010D">
      <w:pPr>
        <w:rPr/>
      </w:pPr>
      <w:r w:rsidDel="00000000" w:rsidR="00000000" w:rsidRPr="00000000">
        <w:rPr>
          <w:rtl w:val="0"/>
        </w:rPr>
        <w:t xml:space="preserve">microkernel.</w:t>
      </w:r>
    </w:p>
    <w:p w:rsidR="00000000" w:rsidDel="00000000" w:rsidP="00000000" w:rsidRDefault="00000000" w:rsidRPr="00000000" w14:paraId="0000010E">
      <w:pPr>
        <w:rPr/>
      </w:pPr>
      <w:r w:rsidDel="00000000" w:rsidR="00000000" w:rsidRPr="00000000">
        <w:rPr>
          <w:rtl w:val="0"/>
        </w:rPr>
        <w:t xml:space="preserve">(L.O.1.1) Giao diện (Interface) cung cấp để truy cập các dịch vụ của hệ điều hành thông qua:</w:t>
      </w:r>
    </w:p>
    <w:p w:rsidR="00000000" w:rsidDel="00000000" w:rsidP="00000000" w:rsidRDefault="00000000" w:rsidRPr="00000000" w14:paraId="0000010F">
      <w:pPr>
        <w:rPr>
          <w:shd w:fill="fff2cc" w:val="clear"/>
          <w:rPrChange w:author="TUẤN ĐẶNG MINH" w:id="27" w:date="2024-05-15T04:52:39Z">
            <w:rPr/>
          </w:rPrChange>
        </w:rPr>
      </w:pPr>
      <w:r w:rsidDel="00000000" w:rsidR="00000000" w:rsidRPr="00000000">
        <w:rPr>
          <w:shd w:fill="fff2cc" w:val="clear"/>
          <w:rtl w:val="0"/>
          <w:rPrChange w:author="TUẤN ĐẶNG MINH" w:id="27" w:date="2024-05-15T04:52:39Z">
            <w:rPr/>
          </w:rPrChange>
        </w:rPr>
        <w:t xml:space="preserve">A. Thư viện hàm (library).</w:t>
      </w:r>
    </w:p>
    <w:p w:rsidR="00000000" w:rsidDel="00000000" w:rsidP="00000000" w:rsidRDefault="00000000" w:rsidRPr="00000000" w14:paraId="00000110">
      <w:pPr>
        <w:rPr/>
      </w:pPr>
      <w:r w:rsidDel="00000000" w:rsidR="00000000" w:rsidRPr="00000000">
        <w:rPr>
          <w:rtl w:val="0"/>
        </w:rPr>
        <w:t xml:space="preserve">B. Gọi hệ thống (System calls).</w:t>
      </w:r>
    </w:p>
    <w:p w:rsidR="00000000" w:rsidDel="00000000" w:rsidP="00000000" w:rsidRDefault="00000000" w:rsidRPr="00000000" w14:paraId="00000111">
      <w:pPr>
        <w:rPr/>
      </w:pPr>
      <w:r w:rsidDel="00000000" w:rsidR="00000000" w:rsidRPr="00000000">
        <w:rPr>
          <w:rtl w:val="0"/>
        </w:rPr>
        <w:t xml:space="preserve">C. Các lệnh mã máy (assembly instructios).</w:t>
      </w:r>
    </w:p>
    <w:p w:rsidR="00000000" w:rsidDel="00000000" w:rsidP="00000000" w:rsidRDefault="00000000" w:rsidRPr="00000000" w14:paraId="00000112">
      <w:pPr>
        <w:rPr/>
      </w:pPr>
      <w:r w:rsidDel="00000000" w:rsidR="00000000" w:rsidRPr="00000000">
        <w:rPr>
          <w:rtl w:val="0"/>
        </w:rPr>
        <w:t xml:space="preserve">D. Application Programming Interface (API).</w:t>
      </w:r>
    </w:p>
    <w:p w:rsidR="00000000" w:rsidDel="00000000" w:rsidP="00000000" w:rsidRDefault="00000000" w:rsidRPr="00000000" w14:paraId="00000113">
      <w:pPr>
        <w:rPr/>
      </w:pPr>
      <w:r w:rsidDel="00000000" w:rsidR="00000000" w:rsidRPr="00000000">
        <w:rPr>
          <w:rtl w:val="0"/>
        </w:rPr>
        <w:t xml:space="preserve">(L.0.2.2) Một partition đĩa có các block còn trống gồm có 2, 3, 4, 5, 8, 9, 10, 11, 12, 13, 17, 18, 25, </w:t>
      </w:r>
    </w:p>
    <w:p w:rsidR="00000000" w:rsidDel="00000000" w:rsidP="00000000" w:rsidRDefault="00000000" w:rsidRPr="00000000" w14:paraId="00000114">
      <w:pPr>
        <w:rPr/>
      </w:pPr>
      <w:r w:rsidDel="00000000" w:rsidR="00000000" w:rsidRPr="00000000">
        <w:rPr>
          <w:rtl w:val="0"/>
        </w:rPr>
        <w:t xml:space="preserve">26 và 27. Nếu sử dụng bitmap để quản lý không gian trống thì chuỗi bitmap của partition trên là? </w:t>
      </w:r>
    </w:p>
    <w:p w:rsidR="00000000" w:rsidDel="00000000" w:rsidP="00000000" w:rsidRDefault="00000000" w:rsidRPr="00000000" w14:paraId="00000115">
      <w:pPr>
        <w:rPr/>
      </w:pPr>
      <w:r w:rsidDel="00000000" w:rsidR="00000000" w:rsidRPr="00000000">
        <w:rPr>
          <w:rtl w:val="0"/>
        </w:rPr>
        <w:t xml:space="preserve">(Giả sử nếu block trống bit là 1, ngược lại bit là 0)</w:t>
      </w:r>
    </w:p>
    <w:p w:rsidR="00000000" w:rsidDel="00000000" w:rsidP="00000000" w:rsidRDefault="00000000" w:rsidRPr="00000000" w14:paraId="00000116">
      <w:pPr>
        <w:rPr/>
      </w:pPr>
      <w:r w:rsidDel="00000000" w:rsidR="00000000" w:rsidRPr="00000000">
        <w:rPr>
          <w:rtl w:val="0"/>
        </w:rPr>
        <w:t xml:space="preserve">A.0000110000001110011111100011111…</w:t>
      </w:r>
    </w:p>
    <w:p w:rsidR="00000000" w:rsidDel="00000000" w:rsidP="00000000" w:rsidRDefault="00000000" w:rsidRPr="00000000" w14:paraId="00000117">
      <w:pPr>
        <w:rPr/>
      </w:pPr>
      <w:r w:rsidDel="00000000" w:rsidR="00000000" w:rsidRPr="00000000">
        <w:rPr>
          <w:rtl w:val="0"/>
        </w:rPr>
        <w:t xml:space="preserve">B.110000110000001110011111100011111..</w:t>
      </w:r>
    </w:p>
    <w:p w:rsidR="00000000" w:rsidDel="00000000" w:rsidP="00000000" w:rsidRDefault="00000000" w:rsidRPr="00000000" w14:paraId="00000118">
      <w:pPr>
        <w:rPr/>
      </w:pPr>
      <w:r w:rsidDel="00000000" w:rsidR="00000000" w:rsidRPr="00000000">
        <w:rPr>
          <w:rtl w:val="0"/>
        </w:rPr>
        <w:t xml:space="preserve">C.1111001111110001100000011100000…</w:t>
      </w:r>
    </w:p>
    <w:p w:rsidR="00000000" w:rsidDel="00000000" w:rsidP="00000000" w:rsidRDefault="00000000" w:rsidRPr="00000000" w14:paraId="00000119">
      <w:pPr>
        <w:rPr>
          <w:b w:val="1"/>
          <w:rPrChange w:author="THỐNG LÊ TRƯỜNG" w:id="28" w:date="2024-05-15T03:43:18Z">
            <w:rPr/>
          </w:rPrChange>
        </w:rPr>
      </w:pPr>
      <w:r w:rsidDel="00000000" w:rsidR="00000000" w:rsidRPr="00000000">
        <w:rPr>
          <w:b w:val="1"/>
          <w:rtl w:val="0"/>
          <w:rPrChange w:author="THỐNG LÊ TRƯỜNG" w:id="28" w:date="2024-05-15T03:43:18Z">
            <w:rPr/>
          </w:rPrChange>
        </w:rPr>
        <w:t xml:space="preserve">D. 001111001111110001100000011100000…</w:t>
      </w:r>
    </w:p>
    <w:p w:rsidR="00000000" w:rsidDel="00000000" w:rsidP="00000000" w:rsidRDefault="00000000" w:rsidRPr="00000000" w14:paraId="0000011A">
      <w:pPr>
        <w:rPr/>
      </w:pPr>
      <w:r w:rsidDel="00000000" w:rsidR="00000000" w:rsidRPr="00000000">
        <w:rPr>
          <w:rtl w:val="0"/>
        </w:rPr>
        <w:t xml:space="preserve">(L.O.2.1) Giải thuật định thời CPU nào dưới đây phù hợp cho các ứng dụng tương tác?</w:t>
      </w:r>
    </w:p>
    <w:p w:rsidR="00000000" w:rsidDel="00000000" w:rsidP="00000000" w:rsidRDefault="00000000" w:rsidRPr="00000000" w14:paraId="0000011B">
      <w:pPr>
        <w:rPr/>
      </w:pPr>
      <w:r w:rsidDel="00000000" w:rsidR="00000000" w:rsidRPr="00000000">
        <w:rPr>
          <w:rtl w:val="0"/>
        </w:rPr>
        <w:t xml:space="preserve">A. Shortest remaining time first.</w:t>
      </w:r>
    </w:p>
    <w:p w:rsidR="00000000" w:rsidDel="00000000" w:rsidP="00000000" w:rsidRDefault="00000000" w:rsidRPr="00000000" w14:paraId="0000011C">
      <w:pPr>
        <w:rPr>
          <w:b w:val="1"/>
          <w:rPrChange w:author="Anonymous" w:id="29" w:date="2024-05-15T04:31:05Z">
            <w:rPr/>
          </w:rPrChange>
        </w:rPr>
      </w:pPr>
      <w:r w:rsidDel="00000000" w:rsidR="00000000" w:rsidRPr="00000000">
        <w:rPr>
          <w:b w:val="1"/>
          <w:rtl w:val="0"/>
          <w:rPrChange w:author="Anonymous" w:id="29" w:date="2024-05-15T04:31:05Z">
            <w:rPr/>
          </w:rPrChange>
        </w:rPr>
        <w:t xml:space="preserve">B. RR (Round Robin).</w:t>
      </w:r>
    </w:p>
    <w:p w:rsidR="00000000" w:rsidDel="00000000" w:rsidP="00000000" w:rsidRDefault="00000000" w:rsidRPr="00000000" w14:paraId="0000011D">
      <w:pPr>
        <w:rPr/>
      </w:pPr>
      <w:r w:rsidDel="00000000" w:rsidR="00000000" w:rsidRPr="00000000">
        <w:rPr>
          <w:rtl w:val="0"/>
        </w:rPr>
        <w:t xml:space="preserve">C. SJF (Shortest Job First)</w:t>
      </w:r>
    </w:p>
    <w:p w:rsidR="00000000" w:rsidDel="00000000" w:rsidP="00000000" w:rsidRDefault="00000000" w:rsidRPr="00000000" w14:paraId="0000011E">
      <w:pPr>
        <w:rPr/>
      </w:pPr>
      <w:r w:rsidDel="00000000" w:rsidR="00000000" w:rsidRPr="00000000">
        <w:rPr>
          <w:rtl w:val="0"/>
        </w:rPr>
        <w:t xml:space="preserve">D. FCFS (First Come First Served).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(L.O.1.1) Hệ thống đa lập trình (Multiprogramming system):</w:t>
      </w:r>
    </w:p>
    <w:p w:rsidR="00000000" w:rsidDel="00000000" w:rsidP="00000000" w:rsidRDefault="00000000" w:rsidRPr="00000000" w14:paraId="00000121">
      <w:pPr>
        <w:rPr/>
      </w:pPr>
      <w:r w:rsidDel="00000000" w:rsidR="00000000" w:rsidRPr="00000000">
        <w:rPr>
          <w:rtl w:val="0"/>
        </w:rPr>
        <w:t xml:space="preserve">A. là hệ thống dễ phát triển hơn hệ thống đơn lập trình.</w:t>
      </w:r>
    </w:p>
    <w:p w:rsidR="00000000" w:rsidDel="00000000" w:rsidP="00000000" w:rsidRDefault="00000000" w:rsidRPr="00000000" w14:paraId="00000122">
      <w:pPr>
        <w:rPr/>
      </w:pPr>
      <w:r w:rsidDel="00000000" w:rsidR="00000000" w:rsidRPr="00000000">
        <w:rPr>
          <w:rtl w:val="0"/>
        </w:rPr>
        <w:t xml:space="preserve">B. thực hiện mỗi công việc nhanh hơn.</w:t>
      </w:r>
    </w:p>
    <w:p w:rsidR="00000000" w:rsidDel="00000000" w:rsidP="00000000" w:rsidRDefault="00000000" w:rsidRPr="00000000" w14:paraId="00000123">
      <w:pPr>
        <w:rPr/>
      </w:pPr>
      <w:r w:rsidDel="00000000" w:rsidR="00000000" w:rsidRPr="00000000">
        <w:rPr>
          <w:rtl w:val="0"/>
        </w:rPr>
        <w:t xml:space="preserve">C. chỉ được dùng trong các hệ thống máy tính lớn trước đây.</w:t>
      </w:r>
    </w:p>
    <w:p w:rsidR="00000000" w:rsidDel="00000000" w:rsidP="00000000" w:rsidRDefault="00000000" w:rsidRPr="00000000" w14:paraId="00000124">
      <w:pPr>
        <w:rPr>
          <w:b w:val="1"/>
          <w:rPrChange w:author="Anonymous" w:id="30" w:date="2024-05-15T04:32:31Z">
            <w:rPr/>
          </w:rPrChange>
        </w:rPr>
      </w:pPr>
      <w:r w:rsidDel="00000000" w:rsidR="00000000" w:rsidRPr="00000000">
        <w:rPr>
          <w:b w:val="1"/>
          <w:rtl w:val="0"/>
          <w:rPrChange w:author="Anonymous" w:id="30" w:date="2024-05-15T04:32:31Z">
            <w:rPr/>
          </w:rPrChange>
        </w:rPr>
        <w:t xml:space="preserve">D. thực hiện nhiều công việc cùng lúc đưa đến hiệu xuất hệ thống tốt hơn.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(L.O.1.2) So sánh các kỹ thuật đồng bộ:</w:t>
      </w:r>
    </w:p>
    <w:p w:rsidR="00000000" w:rsidDel="00000000" w:rsidP="00000000" w:rsidRDefault="00000000" w:rsidRPr="00000000" w14:paraId="00000127">
      <w:pPr>
        <w:rPr/>
      </w:pPr>
      <w:r w:rsidDel="00000000" w:rsidR="00000000" w:rsidRPr="00000000">
        <w:rPr>
          <w:rtl w:val="0"/>
        </w:rPr>
        <w:t xml:space="preserve">A. Đối với kỹ thuật dùng busy-waiting, trong khi chờ được thực thi vùng tranh chấp, process sẽ tạm </w:t>
      </w:r>
    </w:p>
    <w:p w:rsidR="00000000" w:rsidDel="00000000" w:rsidP="00000000" w:rsidRDefault="00000000" w:rsidRPr="00000000" w14:paraId="00000128">
      <w:pPr>
        <w:rPr/>
      </w:pPr>
      <w:r w:rsidDel="00000000" w:rsidR="00000000" w:rsidRPr="00000000">
        <w:rPr>
          <w:rtl w:val="0"/>
        </w:rPr>
        <w:t xml:space="preserve">thời chuyển sang trạng thái block.</w:t>
      </w:r>
    </w:p>
    <w:p w:rsidR="00000000" w:rsidDel="00000000" w:rsidP="00000000" w:rsidRDefault="00000000" w:rsidRPr="00000000" w14:paraId="00000129">
      <w:pPr>
        <w:rPr/>
      </w:pPr>
      <w:r w:rsidDel="00000000" w:rsidR="00000000" w:rsidRPr="00000000">
        <w:rPr>
          <w:rtl w:val="0"/>
        </w:rPr>
        <w:t xml:space="preserve">B. Đối với kỹ thuật không busy-waiting, khi một process được wake up, nó sẽ lập tức chuyển từ trạng </w:t>
      </w:r>
    </w:p>
    <w:p w:rsidR="00000000" w:rsidDel="00000000" w:rsidP="00000000" w:rsidRDefault="00000000" w:rsidRPr="00000000" w14:paraId="0000012A">
      <w:pPr>
        <w:rPr/>
      </w:pPr>
      <w:r w:rsidDel="00000000" w:rsidR="00000000" w:rsidRPr="00000000">
        <w:rPr>
          <w:rtl w:val="0"/>
        </w:rPr>
        <w:t xml:space="preserve">thái waiting sang running.</w:t>
      </w:r>
    </w:p>
    <w:p w:rsidR="00000000" w:rsidDel="00000000" w:rsidP="00000000" w:rsidRDefault="00000000" w:rsidRPr="00000000" w14:paraId="0000012B">
      <w:pPr>
        <w:rPr>
          <w:b w:val="1"/>
          <w:rPrChange w:author="Anonymous" w:id="31" w:date="2024-05-15T04:34:17Z">
            <w:rPr/>
          </w:rPrChange>
        </w:rPr>
      </w:pPr>
      <w:r w:rsidDel="00000000" w:rsidR="00000000" w:rsidRPr="00000000">
        <w:rPr>
          <w:b w:val="1"/>
          <w:rtl w:val="0"/>
          <w:rPrChange w:author="Anonymous" w:id="31" w:date="2024-05-15T04:34:17Z">
            <w:rPr/>
          </w:rPrChange>
        </w:rPr>
        <w:t xml:space="preserve">C. So với kỹ thuật không busy-waiting, kỹ thuật dùng busy-waiting giúp giảm việc chuyển ngữ cảnh </w:t>
      </w:r>
    </w:p>
    <w:p w:rsidR="00000000" w:rsidDel="00000000" w:rsidP="00000000" w:rsidRDefault="00000000" w:rsidRPr="00000000" w14:paraId="0000012C">
      <w:pPr>
        <w:rPr>
          <w:b w:val="1"/>
          <w:rPrChange w:author="Anonymous" w:id="31" w:date="2024-05-15T04:34:17Z">
            <w:rPr/>
          </w:rPrChange>
        </w:rPr>
      </w:pPr>
      <w:r w:rsidDel="00000000" w:rsidR="00000000" w:rsidRPr="00000000">
        <w:rPr>
          <w:b w:val="1"/>
          <w:rtl w:val="0"/>
          <w:rPrChange w:author="Anonymous" w:id="31" w:date="2024-05-15T04:34:17Z">
            <w:rPr/>
          </w:rPrChange>
        </w:rPr>
        <w:t xml:space="preserve">của các process liên quan.</w:t>
      </w:r>
    </w:p>
    <w:p w:rsidR="00000000" w:rsidDel="00000000" w:rsidP="00000000" w:rsidRDefault="00000000" w:rsidRPr="00000000" w14:paraId="0000012D">
      <w:pPr>
        <w:rPr/>
      </w:pPr>
      <w:r w:rsidDel="00000000" w:rsidR="00000000" w:rsidRPr="00000000">
        <w:rPr>
          <w:rtl w:val="0"/>
        </w:rPr>
        <w:t xml:space="preserve">D. Kỹ thuật không busy-waiting sử dụng CPU không hiệu quả bằng kỹ thuật dùng busy-waiting.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(L.O.1.3) Trong quản lý bộ nhớ, ưu điểm của phân chia động so với phân chia cố định là:</w:t>
      </w:r>
    </w:p>
    <w:p w:rsidR="00000000" w:rsidDel="00000000" w:rsidP="00000000" w:rsidRDefault="00000000" w:rsidRPr="00000000" w14:paraId="00000130">
      <w:pPr>
        <w:rPr/>
      </w:pPr>
      <w:r w:rsidDel="00000000" w:rsidR="00000000" w:rsidRPr="00000000">
        <w:rPr>
          <w:rtl w:val="0"/>
        </w:rPr>
        <w:t xml:space="preserve">A. Giảm phân mảnh ngoại.</w:t>
      </w:r>
    </w:p>
    <w:p w:rsidR="00000000" w:rsidDel="00000000" w:rsidP="00000000" w:rsidRDefault="00000000" w:rsidRPr="00000000" w14:paraId="00000131">
      <w:pPr>
        <w:rPr>
          <w:b w:val="1"/>
          <w:rPrChange w:author="THỐNG LÊ TRƯỜNG" w:id="32" w:date="2024-05-15T03:40:31Z">
            <w:rPr/>
          </w:rPrChange>
        </w:rPr>
      </w:pPr>
      <w:r w:rsidDel="00000000" w:rsidR="00000000" w:rsidRPr="00000000">
        <w:rPr>
          <w:b w:val="1"/>
          <w:rtl w:val="0"/>
          <w:rPrChange w:author="THỐNG LÊ TRƯỜNG" w:id="32" w:date="2024-05-15T03:40:31Z">
            <w:rPr/>
          </w:rPrChange>
        </w:rPr>
        <w:t xml:space="preserve">B. Giảm phân mảnh nội.</w:t>
      </w:r>
    </w:p>
    <w:p w:rsidR="00000000" w:rsidDel="00000000" w:rsidP="00000000" w:rsidRDefault="00000000" w:rsidRPr="00000000" w14:paraId="00000132">
      <w:pPr>
        <w:rPr/>
      </w:pPr>
      <w:r w:rsidDel="00000000" w:rsidR="00000000" w:rsidRPr="00000000">
        <w:rPr>
          <w:rtl w:val="0"/>
        </w:rPr>
        <w:t xml:space="preserve">C. Giảm phân mảnh nội và phân mảnh ngoại.</w:t>
      </w:r>
    </w:p>
    <w:p w:rsidR="00000000" w:rsidDel="00000000" w:rsidP="00000000" w:rsidRDefault="00000000" w:rsidRPr="00000000" w14:paraId="00000133">
      <w:pPr>
        <w:rPr/>
      </w:pPr>
      <w:r w:rsidDel="00000000" w:rsidR="00000000" w:rsidRPr="00000000">
        <w:rPr>
          <w:rtl w:val="0"/>
        </w:rPr>
        <w:t xml:space="preserve">D. Không gây ra phân mảnh.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(L.O.1.3) Cho thứ tự của chuỗi tham chiếu trang như sau: 2 3 6 4 6 3 1 2 4 6. Với số </w:t>
      </w:r>
    </w:p>
    <w:p w:rsidR="00000000" w:rsidDel="00000000" w:rsidP="00000000" w:rsidRDefault="00000000" w:rsidRPr="00000000" w14:paraId="00000136">
      <w:pPr>
        <w:rPr/>
      </w:pPr>
      <w:r w:rsidDel="00000000" w:rsidR="00000000" w:rsidRPr="00000000">
        <w:rPr>
          <w:rtl w:val="0"/>
        </w:rPr>
        <w:t xml:space="preserve">lượng frame được cấp là 3 frames trống, hãy tính số lần page fault nếu (câu này bị sai đáp án đề </w:t>
      </w:r>
    </w:p>
    <w:p w:rsidR="00000000" w:rsidDel="00000000" w:rsidP="00000000" w:rsidRDefault="00000000" w:rsidRPr="00000000" w14:paraId="00000137">
      <w:pPr>
        <w:rPr/>
      </w:pPr>
      <w:r w:rsidDel="00000000" w:rsidR="00000000" w:rsidRPr="00000000">
        <w:rPr>
          <w:rtl w:val="0"/>
        </w:rPr>
        <w:t xml:space="preserve">gốc):</w:t>
      </w:r>
    </w:p>
    <w:p w:rsidR="00000000" w:rsidDel="00000000" w:rsidP="00000000" w:rsidRDefault="00000000" w:rsidRPr="00000000" w14:paraId="00000138">
      <w:pPr>
        <w:rPr/>
      </w:pPr>
      <w:r w:rsidDel="00000000" w:rsidR="00000000" w:rsidRPr="00000000">
        <w:rPr>
          <w:rtl w:val="0"/>
        </w:rPr>
        <w:t xml:space="preserve">Dùng giải thuật thay trang FIFO:</w:t>
      </w:r>
    </w:p>
    <w:p w:rsidR="00000000" w:rsidDel="00000000" w:rsidP="00000000" w:rsidRDefault="00000000" w:rsidRPr="00000000" w14:paraId="00000139">
      <w:pPr>
        <w:rPr>
          <w:b w:val="1"/>
          <w:rPrChange w:author="Anonymous" w:id="34" w:date="2024-05-15T04:35:21Z">
            <w:rPr/>
          </w:rPrChange>
        </w:rPr>
      </w:pPr>
      <w:r w:rsidDel="00000000" w:rsidR="00000000" w:rsidRPr="00000000">
        <w:rPr>
          <w:rtl w:val="0"/>
        </w:rPr>
        <w:t xml:space="preserve">A. 5 </w:t>
      </w:r>
      <w:commentRangeStart w:id="72"/>
      <w:commentRangeEnd w:id="72"/>
      <w:r w:rsidDel="00000000" w:rsidR="00000000" w:rsidRPr="00000000">
        <w:commentReference w:id="72"/>
      </w:r>
      <w:r w:rsidDel="00000000" w:rsidR="00000000" w:rsidRPr="00000000">
        <w:rPr>
          <w:b w:val="1"/>
          <w:rtl w:val="0"/>
          <w:rPrChange w:author="LONG VÕ THÀNH" w:id="33" w:date="2024-05-15T03:33:46Z">
            <w:rPr/>
          </w:rPrChange>
        </w:rPr>
        <w:t xml:space="preserve">B. 6</w:t>
      </w:r>
      <w:r w:rsidDel="00000000" w:rsidR="00000000" w:rsidRPr="00000000">
        <w:rPr>
          <w:rtl w:val="0"/>
        </w:rPr>
        <w:t xml:space="preserve"> C.7 </w:t>
      </w:r>
      <w:r w:rsidDel="00000000" w:rsidR="00000000" w:rsidRPr="00000000">
        <w:rPr>
          <w:b w:val="1"/>
          <w:rtl w:val="0"/>
          <w:rPrChange w:author="Anonymous" w:id="34" w:date="2024-05-15T04:35:21Z">
            <w:rPr/>
          </w:rPrChange>
        </w:rPr>
        <w:t xml:space="preserve">D. 8</w:t>
      </w:r>
    </w:p>
    <w:p w:rsidR="00000000" w:rsidDel="00000000" w:rsidP="00000000" w:rsidRDefault="00000000" w:rsidRPr="00000000" w14:paraId="0000013A">
      <w:pPr>
        <w:rPr/>
      </w:pPr>
      <w:r w:rsidDel="00000000" w:rsidR="00000000" w:rsidRPr="00000000">
        <w:rPr>
          <w:rtl w:val="0"/>
        </w:rPr>
        <w:t xml:space="preserve">Dùng giải thuật thay trang OPTIMAL:</w:t>
      </w:r>
    </w:p>
    <w:p w:rsidR="00000000" w:rsidDel="00000000" w:rsidP="00000000" w:rsidRDefault="00000000" w:rsidRPr="00000000" w14:paraId="0000013B">
      <w:pPr>
        <w:rPr/>
      </w:pPr>
      <w:r w:rsidDel="00000000" w:rsidR="00000000" w:rsidRPr="00000000">
        <w:rPr>
          <w:b w:val="1"/>
          <w:rtl w:val="0"/>
          <w:rPrChange w:author="LONG VÕ THÀNH" w:id="35" w:date="2024-05-15T03:33:52Z">
            <w:rPr/>
          </w:rPrChange>
        </w:rPr>
        <w:t xml:space="preserve">A. 5</w:t>
      </w:r>
      <w:r w:rsidDel="00000000" w:rsidR="00000000" w:rsidRPr="00000000">
        <w:rPr>
          <w:rtl w:val="0"/>
        </w:rPr>
        <w:t xml:space="preserve"> B. 6 C. 7 D. 8</w:t>
      </w:r>
    </w:p>
    <w:p w:rsidR="00000000" w:rsidDel="00000000" w:rsidP="00000000" w:rsidRDefault="00000000" w:rsidRPr="00000000" w14:paraId="0000013C">
      <w:pPr>
        <w:rPr/>
      </w:pPr>
      <w:r w:rsidDel="00000000" w:rsidR="00000000" w:rsidRPr="00000000">
        <w:rPr>
          <w:rtl w:val="0"/>
        </w:rPr>
        <w:t xml:space="preserve">Dùng giải thuật thay trang LRU:</w:t>
      </w:r>
    </w:p>
    <w:p w:rsidR="00000000" w:rsidDel="00000000" w:rsidP="00000000" w:rsidRDefault="00000000" w:rsidRPr="00000000" w14:paraId="0000013D">
      <w:pPr>
        <w:rPr/>
      </w:pPr>
      <w:r w:rsidDel="00000000" w:rsidR="00000000" w:rsidRPr="00000000">
        <w:rPr>
          <w:rtl w:val="0"/>
        </w:rPr>
        <w:t xml:space="preserve">A. 5 B. 6 C. 7 D. 8</w:t>
      </w:r>
      <w:ins w:author="LONG VÕ THÀNH" w:id="36" w:date="2024-05-15T03:33:58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(L.O.1.2) Có bao nhiêu semaphore được dùng trong bài toán Producer – Consumer?</w:t>
      </w:r>
    </w:p>
    <w:p w:rsidR="00000000" w:rsidDel="00000000" w:rsidP="00000000" w:rsidRDefault="00000000" w:rsidRPr="00000000" w14:paraId="0000013F">
      <w:pPr>
        <w:rPr/>
      </w:pPr>
      <w:r w:rsidDel="00000000" w:rsidR="00000000" w:rsidRPr="00000000">
        <w:rPr>
          <w:rtl w:val="0"/>
        </w:rPr>
        <w:t xml:space="preserve">A. 1 B. 2 C. 3 D. 4</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(L.O.1.2) Chọn phát biểu đúng về process và thread:</w:t>
      </w:r>
    </w:p>
    <w:p w:rsidR="00000000" w:rsidDel="00000000" w:rsidP="00000000" w:rsidRDefault="00000000" w:rsidRPr="00000000" w14:paraId="00000142">
      <w:pPr>
        <w:rPr/>
      </w:pPr>
      <w:r w:rsidDel="00000000" w:rsidR="00000000" w:rsidRPr="00000000">
        <w:rPr>
          <w:rtl w:val="0"/>
        </w:rPr>
        <w:t xml:space="preserve">A. Các thread có thể đọc ghi trong cùng không gian bộ nhớ còn các process thì không.</w:t>
      </w:r>
    </w:p>
    <w:p w:rsidR="00000000" w:rsidDel="00000000" w:rsidP="00000000" w:rsidRDefault="00000000" w:rsidRPr="00000000" w14:paraId="00000143">
      <w:pPr>
        <w:rPr/>
      </w:pPr>
      <w:r w:rsidDel="00000000" w:rsidR="00000000" w:rsidRPr="00000000">
        <w:rPr>
          <w:rtl w:val="0"/>
        </w:rPr>
        <w:t xml:space="preserve">B. Các thread có chung vùng stack còn các process thì có vùng stack riêng biệt.</w:t>
      </w:r>
    </w:p>
    <w:p w:rsidR="00000000" w:rsidDel="00000000" w:rsidP="00000000" w:rsidRDefault="00000000" w:rsidRPr="00000000" w14:paraId="00000144">
      <w:pPr>
        <w:rPr/>
      </w:pPr>
      <w:r w:rsidDel="00000000" w:rsidR="00000000" w:rsidRPr="00000000">
        <w:rPr>
          <w:rtl w:val="0"/>
        </w:rPr>
        <w:t xml:space="preserve">C. Các process có thể giao tiếp với nhau còn các thread thì không.</w:t>
      </w:r>
    </w:p>
    <w:p w:rsidR="00000000" w:rsidDel="00000000" w:rsidP="00000000" w:rsidRDefault="00000000" w:rsidRPr="00000000" w14:paraId="00000145">
      <w:pPr>
        <w:rPr/>
      </w:pPr>
      <w:commentRangeStart w:id="73"/>
      <w:r w:rsidDel="00000000" w:rsidR="00000000" w:rsidRPr="00000000">
        <w:rPr>
          <w:rtl w:val="0"/>
        </w:rPr>
        <w:t xml:space="preserve">D. Cả A, B và C đều sai.</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(L.O.1.2) Cơ chế loại trừ tranh chấp nào sau đây không có busy-waiting: </w:t>
      </w:r>
    </w:p>
    <w:p w:rsidR="00000000" w:rsidDel="00000000" w:rsidP="00000000" w:rsidRDefault="00000000" w:rsidRPr="00000000" w14:paraId="00000148">
      <w:pPr>
        <w:rPr/>
      </w:pPr>
      <w:r w:rsidDel="00000000" w:rsidR="00000000" w:rsidRPr="00000000">
        <w:rPr>
          <w:rtl w:val="0"/>
        </w:rPr>
        <w:t xml:space="preserve">A. Giải thuật của Peterson.</w:t>
      </w:r>
    </w:p>
    <w:p w:rsidR="00000000" w:rsidDel="00000000" w:rsidP="00000000" w:rsidRDefault="00000000" w:rsidRPr="00000000" w14:paraId="00000149">
      <w:pPr>
        <w:rPr/>
      </w:pPr>
      <w:r w:rsidDel="00000000" w:rsidR="00000000" w:rsidRPr="00000000">
        <w:rPr>
          <w:rtl w:val="0"/>
        </w:rPr>
        <w:t xml:space="preserve">B. TestAndSet (hay TSL).</w:t>
      </w:r>
    </w:p>
    <w:p w:rsidR="00000000" w:rsidDel="00000000" w:rsidP="00000000" w:rsidRDefault="00000000" w:rsidRPr="00000000" w14:paraId="0000014A">
      <w:pPr>
        <w:rPr>
          <w:b w:val="1"/>
          <w:rPrChange w:author="Anonymous" w:id="37" w:date="2024-05-15T04:36:12Z">
            <w:rPr/>
          </w:rPrChange>
        </w:rPr>
      </w:pPr>
      <w:r w:rsidDel="00000000" w:rsidR="00000000" w:rsidRPr="00000000">
        <w:rPr>
          <w:b w:val="1"/>
          <w:rtl w:val="0"/>
          <w:rPrChange w:author="Anonymous" w:id="37" w:date="2024-05-15T04:36:12Z">
            <w:rPr/>
          </w:rPrChange>
        </w:rPr>
        <w:t xml:space="preserve">C. Semaphore.</w:t>
      </w:r>
    </w:p>
    <w:p w:rsidR="00000000" w:rsidDel="00000000" w:rsidP="00000000" w:rsidRDefault="00000000" w:rsidRPr="00000000" w14:paraId="0000014B">
      <w:pPr>
        <w:rPr/>
      </w:pPr>
      <w:r w:rsidDel="00000000" w:rsidR="00000000" w:rsidRPr="00000000">
        <w:rPr>
          <w:rtl w:val="0"/>
        </w:rPr>
        <w:t xml:space="preserve">D. Compare-and-swa</w:t>
      </w:r>
      <w:r w:rsidDel="00000000" w:rsidR="00000000" w:rsidRPr="00000000">
        <w:rPr>
          <w:rtl w:val="0"/>
        </w:rPr>
        <w:t xml:space="preserve">p.</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(L.O.1.2) Cơ chế đồng bộ nào sau đây có hiệu dụng CPU tốt nhất:</w:t>
      </w:r>
    </w:p>
    <w:p w:rsidR="00000000" w:rsidDel="00000000" w:rsidP="00000000" w:rsidRDefault="00000000" w:rsidRPr="00000000" w14:paraId="0000014E">
      <w:pPr>
        <w:rPr/>
      </w:pPr>
      <w:r w:rsidDel="00000000" w:rsidR="00000000" w:rsidRPr="00000000">
        <w:rPr>
          <w:rtl w:val="0"/>
        </w:rPr>
        <w:t xml:space="preserve">A. Sử dụng giải thuật Peterson.</w:t>
      </w:r>
    </w:p>
    <w:p w:rsidR="00000000" w:rsidDel="00000000" w:rsidP="00000000" w:rsidRDefault="00000000" w:rsidRPr="00000000" w14:paraId="0000014F">
      <w:pPr>
        <w:rPr/>
      </w:pPr>
      <w:r w:rsidDel="00000000" w:rsidR="00000000" w:rsidRPr="00000000">
        <w:rPr>
          <w:rtl w:val="0"/>
        </w:rPr>
        <w:t xml:space="preserve">B. Lệnh đơn nguyên TestandSet.</w:t>
      </w:r>
    </w:p>
    <w:p w:rsidR="00000000" w:rsidDel="00000000" w:rsidP="00000000" w:rsidRDefault="00000000" w:rsidRPr="00000000" w14:paraId="00000150">
      <w:pPr>
        <w:rPr/>
      </w:pPr>
      <w:r w:rsidDel="00000000" w:rsidR="00000000" w:rsidRPr="00000000">
        <w:rPr>
          <w:rtl w:val="0"/>
        </w:rPr>
        <w:t xml:space="preserve">C. Sử dụng giải thuật Dekker.</w:t>
      </w:r>
    </w:p>
    <w:p w:rsidR="00000000" w:rsidDel="00000000" w:rsidP="00000000" w:rsidRDefault="00000000" w:rsidRPr="00000000" w14:paraId="00000151">
      <w:pPr>
        <w:rPr>
          <w:color w:val="45818e"/>
          <w:rPrChange w:author="Quang MInh" w:id="38" w:date="2024-05-15T05:01:09Z">
            <w:rPr/>
          </w:rPrChange>
        </w:rPr>
      </w:pPr>
      <w:r w:rsidDel="00000000" w:rsidR="00000000" w:rsidRPr="00000000">
        <w:rPr>
          <w:color w:val="45818e"/>
          <w:rtl w:val="0"/>
          <w:rPrChange w:author="Quang MInh" w:id="38" w:date="2024-05-15T05:01:09Z">
            <w:rPr/>
          </w:rPrChange>
        </w:rPr>
        <w:t xml:space="preserve">D. Sử dụng Semaphore.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(L.O.2.1) Chiến lược định thời nào cho phép những process đang thực thi có thể tạm ngưng </w:t>
      </w:r>
    </w:p>
    <w:p w:rsidR="00000000" w:rsidDel="00000000" w:rsidP="00000000" w:rsidRDefault="00000000" w:rsidRPr="00000000" w14:paraId="00000154">
      <w:pPr>
        <w:rPr/>
      </w:pPr>
      <w:r w:rsidDel="00000000" w:rsidR="00000000" w:rsidRPr="00000000">
        <w:rPr>
          <w:rtl w:val="0"/>
        </w:rPr>
        <w:t xml:space="preserve">(temporarily suspended)?</w:t>
      </w:r>
    </w:p>
    <w:p w:rsidR="00000000" w:rsidDel="00000000" w:rsidP="00000000" w:rsidRDefault="00000000" w:rsidRPr="00000000" w14:paraId="00000155">
      <w:pPr>
        <w:rPr>
          <w:b w:val="1"/>
          <w:rPrChange w:author="THỐNG LÊ TRƯỜNG" w:id="39" w:date="2024-05-15T03:41:52Z">
            <w:rPr/>
          </w:rPrChange>
        </w:rPr>
      </w:pPr>
      <w:r w:rsidDel="00000000" w:rsidR="00000000" w:rsidRPr="00000000">
        <w:rPr>
          <w:b w:val="1"/>
          <w:rtl w:val="0"/>
          <w:rPrChange w:author="THỐNG LÊ TRƯỜNG" w:id="39" w:date="2024-05-15T03:41:52Z">
            <w:rPr/>
          </w:rPrChange>
        </w:rPr>
        <w:t xml:space="preserve">A. Shortest remaining time first.</w:t>
      </w:r>
    </w:p>
    <w:p w:rsidR="00000000" w:rsidDel="00000000" w:rsidP="00000000" w:rsidRDefault="00000000" w:rsidRPr="00000000" w14:paraId="00000156">
      <w:pPr>
        <w:rPr/>
      </w:pPr>
      <w:r w:rsidDel="00000000" w:rsidR="00000000" w:rsidRPr="00000000">
        <w:rPr>
          <w:rtl w:val="0"/>
        </w:rPr>
        <w:t xml:space="preserve">B. Non-preemptive scheduling.</w:t>
      </w:r>
    </w:p>
    <w:p w:rsidR="00000000" w:rsidDel="00000000" w:rsidP="00000000" w:rsidRDefault="00000000" w:rsidRPr="00000000" w14:paraId="00000157">
      <w:pPr>
        <w:rPr/>
      </w:pPr>
      <w:r w:rsidDel="00000000" w:rsidR="00000000" w:rsidRPr="00000000">
        <w:rPr>
          <w:rtl w:val="0"/>
        </w:rPr>
        <w:t xml:space="preserve">C. Shortest job first.</w:t>
      </w:r>
    </w:p>
    <w:p w:rsidR="00000000" w:rsidDel="00000000" w:rsidP="00000000" w:rsidRDefault="00000000" w:rsidRPr="00000000" w14:paraId="00000158">
      <w:pPr>
        <w:rPr/>
      </w:pPr>
      <w:r w:rsidDel="00000000" w:rsidR="00000000" w:rsidRPr="00000000">
        <w:rPr>
          <w:rtl w:val="0"/>
        </w:rPr>
        <w:t xml:space="preserve">D. First Come First Served.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(L.O.2.2) Loại cấp phát khối dữ liệu nào trên đĩa mà File Control Block của nó chứa khối đầu và </w:t>
      </w:r>
    </w:p>
    <w:p w:rsidR="00000000" w:rsidDel="00000000" w:rsidP="00000000" w:rsidRDefault="00000000" w:rsidRPr="00000000" w14:paraId="0000015B">
      <w:pPr>
        <w:rPr/>
      </w:pPr>
      <w:r w:rsidDel="00000000" w:rsidR="00000000" w:rsidRPr="00000000">
        <w:rPr>
          <w:rtl w:val="0"/>
        </w:rPr>
        <w:t xml:space="preserve">số khối dành cho tập tin ?</w:t>
      </w:r>
    </w:p>
    <w:p w:rsidR="00000000" w:rsidDel="00000000" w:rsidP="00000000" w:rsidRDefault="00000000" w:rsidRPr="00000000" w14:paraId="0000015C">
      <w:pPr>
        <w:rPr/>
      </w:pPr>
      <w:r w:rsidDel="00000000" w:rsidR="00000000" w:rsidRPr="00000000">
        <w:rPr>
          <w:rtl w:val="0"/>
        </w:rPr>
        <w:t xml:space="preserve">A. Cấp phát dạng liên kết (linked allocation)</w:t>
      </w:r>
    </w:p>
    <w:p w:rsidR="00000000" w:rsidDel="00000000" w:rsidP="00000000" w:rsidRDefault="00000000" w:rsidRPr="00000000" w14:paraId="0000015D">
      <w:pPr>
        <w:rPr/>
      </w:pPr>
      <w:r w:rsidDel="00000000" w:rsidR="00000000" w:rsidRPr="00000000">
        <w:rPr>
          <w:rtl w:val="0"/>
        </w:rPr>
        <w:t xml:space="preserve">B. Cấp phát dạng chỉ mục (indexed allocation)</w:t>
      </w:r>
    </w:p>
    <w:p w:rsidR="00000000" w:rsidDel="00000000" w:rsidP="00000000" w:rsidRDefault="00000000" w:rsidRPr="00000000" w14:paraId="0000015E">
      <w:pPr>
        <w:rPr>
          <w:b w:val="1"/>
          <w:rPrChange w:author="Anonymous" w:id="40" w:date="2024-05-15T03:32:25Z">
            <w:rPr/>
          </w:rPrChange>
        </w:rPr>
      </w:pPr>
      <w:r w:rsidDel="00000000" w:rsidR="00000000" w:rsidRPr="00000000">
        <w:rPr>
          <w:b w:val="1"/>
          <w:rtl w:val="0"/>
          <w:rPrChange w:author="Anonymous" w:id="40" w:date="2024-05-15T03:32:25Z">
            <w:rPr/>
          </w:rPrChange>
        </w:rPr>
        <w:t xml:space="preserve">C. Cấp phát dạng liên tục (contiguous allocation)</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 Cấp phát dạng băm (hash allocation)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(L.O.2.2) Xét một hệ thống tập tin có những khối dữ liệu trên đĩa được đánh số từ 0-49. Hệ thống tập tin sử dụng phương pháp cấp phát liên tục (contiguous allocation), với bảng thư mục như dưới đây:</w:t>
      </w:r>
    </w:p>
    <w:p w:rsidR="00000000" w:rsidDel="00000000" w:rsidP="00000000" w:rsidRDefault="00000000" w:rsidRPr="00000000" w14:paraId="00000162">
      <w:pPr>
        <w:rPr/>
      </w:pPr>
      <w:r w:rsidDel="00000000" w:rsidR="00000000" w:rsidRPr="00000000">
        <w:rPr/>
        <w:drawing>
          <wp:inline distB="114300" distT="114300" distL="114300" distR="114300">
            <wp:extent cx="4248150" cy="1152525"/>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2481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Hệ điều hành được yêu cầu tạo một tập tin mới với kích thước gồm 9 khối. Hỏi có thể tạo được tập tin đó trên hệ thống tập tin đang dùng hay không và nếu có thì ở có thể ở đâu?</w:t>
      </w:r>
    </w:p>
    <w:p w:rsidR="00000000" w:rsidDel="00000000" w:rsidP="00000000" w:rsidRDefault="00000000" w:rsidRPr="00000000" w14:paraId="00000164">
      <w:pPr>
        <w:rPr/>
      </w:pPr>
      <w:r w:rsidDel="00000000" w:rsidR="00000000" w:rsidRPr="00000000">
        <w:rPr>
          <w:rtl w:val="0"/>
        </w:rPr>
        <w:t xml:space="preserve">A. Có thể và bắt đầu từ khối 0.</w:t>
      </w:r>
    </w:p>
    <w:p w:rsidR="00000000" w:rsidDel="00000000" w:rsidP="00000000" w:rsidRDefault="00000000" w:rsidRPr="00000000" w14:paraId="00000165">
      <w:pPr>
        <w:rPr/>
      </w:pPr>
      <w:r w:rsidDel="00000000" w:rsidR="00000000" w:rsidRPr="00000000">
        <w:rPr>
          <w:rtl w:val="0"/>
        </w:rPr>
        <w:t xml:space="preserve">B. Có thể và bắt đầu từ khối 22.</w:t>
      </w:r>
    </w:p>
    <w:p w:rsidR="00000000" w:rsidDel="00000000" w:rsidP="00000000" w:rsidRDefault="00000000" w:rsidRPr="00000000" w14:paraId="00000166">
      <w:pPr>
        <w:rPr/>
      </w:pPr>
      <w:r w:rsidDel="00000000" w:rsidR="00000000" w:rsidRPr="00000000">
        <w:rPr>
          <w:rtl w:val="0"/>
        </w:rPr>
        <w:t xml:space="preserve">C. Có thể và bắt đầu từ khối 41.</w:t>
      </w:r>
    </w:p>
    <w:p w:rsidR="00000000" w:rsidDel="00000000" w:rsidP="00000000" w:rsidRDefault="00000000" w:rsidRPr="00000000" w14:paraId="00000167">
      <w:pPr>
        <w:rPr>
          <w:b w:val="1"/>
          <w:rPrChange w:author="THỐNG LÊ TRƯỜNG" w:id="41" w:date="2024-05-15T03:34:32Z">
            <w:rPr/>
          </w:rPrChange>
        </w:rPr>
      </w:pPr>
      <w:commentRangeStart w:id="74"/>
      <w:commentRangeStart w:id="75"/>
      <w:commentRangeEnd w:id="75"/>
      <w:r w:rsidDel="00000000" w:rsidR="00000000" w:rsidRPr="00000000">
        <w:commentReference w:id="75"/>
      </w:r>
      <w:r w:rsidDel="00000000" w:rsidR="00000000" w:rsidRPr="00000000">
        <w:rPr>
          <w:b w:val="1"/>
          <w:rtl w:val="0"/>
          <w:rPrChange w:author="THỐNG LÊ TRƯỜNG" w:id="41" w:date="2024-05-15T03:34:32Z">
            <w:rPr/>
          </w:rPrChange>
        </w:rPr>
        <w:t xml:space="preserve">D. Không thể được.</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---------HẾT-------------</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IỆT NGUYỄN ANH" w:id="65" w:date="2024-05-15T03:47:46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Anonymous" w:id="66" w:date="2024-05-15T04:25:30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sao là 130 v ông</w:t>
      </w:r>
    </w:p>
  </w:comment>
  <w:comment w:author="KIỆT NGUYỄN ANH" w:id="48" w:date="2024-05-15T03:46:36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comment>
  <w:comment w:author="THỐNG LÊ TRƯỜNG" w:id="45" w:date="2024-05-15T03:48:12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Fragmentation</w:t>
      </w:r>
    </w:p>
  </w:comment>
  <w:comment w:author="KIỆT NGUYỄN ANH" w:id="57" w:date="2024-05-15T03:47:00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comment>
  <w:comment w:author="KIỆT NGUYỄN ANH" w:id="52" w:date="2024-05-15T03:46:51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comment>
  <w:comment w:author="HOÀNG NGUYỄN HUY" w:id="53" w:date="2024-05-15T03:59:48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Thấy nhiều bạn chọn A</w:t>
      </w:r>
    </w:p>
  </w:comment>
  <w:comment w:author="KIỆT NGUYỄN ANH" w:id="54" w:date="2024-05-15T04:04:44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tui kh chắc lắm, thấy A cũng đúng, theo A vậy</w:t>
      </w:r>
    </w:p>
  </w:comment>
  <w:comment w:author="KIỆT NGUYỄN ANH" w:id="55" w:date="2024-05-15T04:04:45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_Được đánh dấu là đã được giải quyết_</w:t>
      </w:r>
    </w:p>
  </w:comment>
  <w:comment w:author="Ngọc Nguyễn Minh" w:id="56" w:date="2024-05-15T04:40:41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_Được mở lại_</w:t>
      </w:r>
    </w:p>
  </w:comment>
  <w:comment w:author="KIỆT NGUYỄN ANH" w:id="49" w:date="2024-05-15T03:46:43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KIỆT NGUYỄN ANH" w:id="41" w:date="2024-05-15T03:45:39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THỐNG LÊ TRƯỜNG" w:id="71" w:date="2024-05-15T03:45:19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J1 chọn B1, lúc này B1 còn 15K</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J2 chọn B3, lúc này B3 còn 30K</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J3 chọn b3, lúc này B3 còn 10K</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B1 : 15K, B2: 15K, B3: 10K, B4: 20K nên J4 không cấp phát được</w:t>
      </w:r>
    </w:p>
  </w:comment>
  <w:comment w:author="KIỆT NGUYỄN ANH" w:id="40" w:date="2024-05-15T03:45:35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TUẤN ĐẶNG MINH" w:id="32" w:date="2024-05-15T03:48:14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KIỆT NGUYỄN ANH" w:id="67" w:date="2024-05-15T03:49:38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KIỆT NGUYỄN ANH" w:id="5" w:date="2024-05-15T03:27:30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MINH NGUYỄN HOÀNG" w:id="13" w:date="2024-05-15T03:30:04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Tại con tèo r mà bố ch tèo nên B</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Tổng cộng 1 phản ứng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KIỆT NGUYỄN ANH đã phản ứng bằng ♥️ lúc 2024-05-14 20:32 CH</w:t>
      </w:r>
    </w:p>
  </w:comment>
  <w:comment w:author="KIỆT NGUYỄN ANH" w:id="51" w:date="2024-05-15T04:05:00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KIỆT NGUYỄN ANH" w:id="70" w:date="2024-05-15T03:50:09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comment>
  <w:comment w:author="KIỆT NGUYỄN ANH" w:id="69" w:date="2024-05-15T03:49:50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Tui tính ra 6,5</w:t>
      </w:r>
    </w:p>
  </w:comment>
  <w:comment w:author="KIỆT NGUYỄN ANH" w:id="68" w:date="2024-05-15T03:49:43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THỐNG LÊ TRƯỜNG" w:id="46" w:date="2024-05-15T03:49:22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Trước đó đã có Job 1 với Job 2 chiếm tổng cộng 50 + 30 = 80KB nên chỉ còn lại 20KB, 20KB này liên tiếp nhau nên không bị phân mảnh, nhưng không đủ cấp phát được cho Job 3.</w:t>
      </w:r>
    </w:p>
  </w:comment>
  <w:comment w:author="KIỆT NGUYỄN ANH" w:id="47" w:date="2024-05-15T04:00:12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vậy nó xử lí như thế nào tiếp á ông</w:t>
      </w:r>
    </w:p>
  </w:comment>
  <w:comment w:author="KIỆT NGUYỄN ANH" w:id="4" w:date="2024-05-15T03:27:06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KIỆT NGUYỄN ANH" w:id="36" w:date="2024-05-15T03:57:01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cái này chuẩn kh ông, có trong slide hả ông</w:t>
      </w:r>
    </w:p>
  </w:comment>
  <w:comment w:author="TUẤN ĐẶNG MINH" w:id="37" w:date="2024-05-15T04:01:14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tui đọc trên mạng thì nó nói bất lợi của SL là liên tục kiểm tra điều kiện trong vòng lặp, tiêu tốn CPU mà không thực hiện bất kỳ công việc hữu ích nào.</w:t>
      </w:r>
    </w:p>
  </w:comment>
  <w:comment w:author="KIỆT NGUYỄN ANH" w:id="1" w:date="2024-05-15T03:26:46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comment>
  <w:comment w:author="Anonymous" w:id="50" w:date="2024-05-15T04:21:35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chứ</w:t>
      </w:r>
    </w:p>
  </w:comment>
  <w:comment w:author="Long Hoàng" w:id="28" w:date="2024-05-15T03:30:34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KIỆT NGUYỄN ANH" w:id="60" w:date="2024-05-15T04:05:33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KIỆT NGUYỄN ANH" w:id="59" w:date="2024-05-15T04:05:21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KIỆT NGUYỄN ANH" w:id="18" w:date="2024-05-15T03:31:09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KIỆT NGUYỄN ANH" w:id="73" w:date="2024-05-15T04:25:40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comment>
  <w:comment w:author="MINH NGUYỄN HOÀNG" w:id="20" w:date="2024-05-15T03:30:59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Long Hoàng" w:id="22" w:date="2024-05-15T03:29:27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MINH NGUYỄN HOÀNG" w:id="23" w:date="2024-05-15T03:31:10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Sao lại B á ông</w:t>
      </w:r>
    </w:p>
  </w:comment>
  <w:comment w:author="KIỆT NGUYỄN ANH" w:id="24" w:date="2024-05-15T03:32:30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hóng ké câu này</w:t>
      </w:r>
    </w:p>
  </w:comment>
  <w:comment w:author="HOÀNG NGUYỄN HUY" w:id="25" w:date="2024-05-15T03:47:44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nó đi theo thứ tự thì B ko dc</w:t>
      </w:r>
    </w:p>
  </w:comment>
  <w:comment w:author="KIỆT NGUYỄN ANH" w:id="26" w:date="2024-05-15T03:55:56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nó có thể vào CPU thực hiện xong luôn mà không cần đợi á ông, chắc A chuẩn nhất</w:t>
      </w:r>
    </w:p>
  </w:comment>
  <w:comment w:author="Long Hoàng" w:id="31" w:date="2024-05-15T03:30:55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Anonymous" w:id="3" w:date="2024-05-15T03:22:12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HOÀNG NGUYỄN HUY" w:id="61" w:date="2024-05-15T04:04:02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mà nhỉ</w:t>
      </w:r>
    </w:p>
  </w:comment>
  <w:comment w:author="KIỆT NGUYỄN ANH" w:id="62" w:date="2024-05-15T04:12:29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mới research trên geeksforgeeks thì mutual exclusion is a property, còn busy waiting mới là technique</w:t>
      </w:r>
    </w:p>
  </w:comment>
  <w:comment w:author="THỐNG LÊ TRƯỜNG" w:id="63" w:date="2024-05-15T04:33:01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Oke thanks ông, câu này tui nhầm rồi.</w:t>
      </w:r>
    </w:p>
  </w:comment>
  <w:comment w:author="KIỆT NGUYỄN ANH" w:id="39" w:date="2024-05-15T03:57:44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comment>
  <w:comment w:author="Long Hoàng" w:id="17" w:date="2024-05-15T03:30:19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DUY NGUYỄN NGỌC" w:id="2" w:date="2024-05-15T03:25:51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comment>
  <w:comment w:author="LONG VÕ THÀNH" w:id="72" w:date="2024-05-15T03:35:29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câu này theo fifo là 6 , optimal là 5 , lru là 10 hả mọi người</w:t>
      </w:r>
    </w:p>
  </w:comment>
  <w:comment w:author="KIỆT NGUYỄN ANH" w:id="21" w:date="2024-05-15T03:55:21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MINH NGUYỄN HOÀNG" w:id="8" w:date="2024-05-15T03:28:38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KIỆT NGUYỄN ANH" w:id="9" w:date="2024-05-15T03:28:53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tin chuẩn kh ông</w:t>
      </w:r>
    </w:p>
  </w:comment>
  <w:comment w:author="MINH NGUYỄN HOÀNG" w:id="10" w:date="2024-05-15T03:29:13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Coi trên slide bkel á ông</w:t>
      </w:r>
    </w:p>
  </w:comment>
  <w:comment w:author="KIỆT NGUYỄN ANH" w:id="11" w:date="2024-05-15T03:29:33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à oke vậy tui theo ông, tại tui kh chuẩn lắm</w:t>
      </w:r>
    </w:p>
  </w:comment>
  <w:comment w:author="MINH NGUYỄN HOÀNG" w:id="12" w:date="2024-05-15T03:29:38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Bên Neso Academy cũng v</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Tổng cộng 1 phản ứng</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KIỆT NGUYỄN ANH đã phản ứng bằng ❤️ lúc 2024-05-14 20:29 CH</w:t>
      </w:r>
    </w:p>
  </w:comment>
  <w:comment w:author="KIỆT NGUYỄN ANH" w:id="74" w:date="2024-05-15T04:19:33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r>
    </w:p>
  </w:comment>
  <w:comment w:author="KIỆT NGUYỄN ANH" w:id="43" w:date="2024-05-15T03:59:43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ông ơi tại phút 15 có job 3 đến mà không đủ bộ nhớ thì nó làm sao ông</w:t>
      </w:r>
    </w:p>
  </w:comment>
  <w:comment w:author="THỐNG LÊ TRƯỜNG" w:id="44" w:date="2024-05-15T04:10:52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Này tui không chắc nữa, có thể Job 3 không cấp phát được ngay tại phút 15 nên bị skip luôn</w:t>
      </w:r>
    </w:p>
  </w:comment>
  <w:comment w:author="Anonymous" w:id="0" w:date="2024-05-15T03:22:43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KIỆT NGUYỄN ANH" w:id="6" w:date="2024-05-15T03:27:49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Anonymous" w:id="42" w:date="2024-05-15T04:14:10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chứ nhỉ</w:t>
      </w:r>
    </w:p>
  </w:comment>
  <w:comment w:author="KIỆT NGUYỄN ANH" w:id="38" w:date="2024-05-15T03:34:39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THỐNG LÊ TRƯỜNG" w:id="75" w:date="2024-05-15T03:36:12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0 - 7 trống</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8 - 22 của abc</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23 - 26 trống</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27 - 40 của xyz</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41 - 42 trống</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43 - 49 của mnp</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Không có vị trí trống với ít nhất 9 khối liên tiếp</w:t>
      </w:r>
    </w:p>
  </w:comment>
  <w:comment w:author="KIỆT NGUYỄN ANH" w:id="35" w:date="2024-05-15T03:34:30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comment>
  <w:comment w:author="KIỆT NGUYỄN ANH" w:id="58" w:date="2024-05-15T03:47:31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comment>
  <w:comment w:author="HOÀNG NGUYỄN HUY" w:id="7" w:date="2024-05-15T03:45:00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Nó nhiều I/O thì hàng đợi nhiều mà</w:t>
      </w:r>
    </w:p>
  </w:comment>
  <w:comment w:author="Long Hoàng" w:id="34" w:date="2024-05-15T03:33:56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Anonymous" w:id="29" w:date="2024-05-15T04:11:09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chứ nhỉ</w:t>
      </w:r>
    </w:p>
  </w:comment>
  <w:comment w:author="Long Hoàng" w:id="14" w:date="2024-05-15T03:29:44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KIỆT NGUYỄN ANH" w:id="15" w:date="2024-05-15T03:30:49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sao zombie vậy ông</w:t>
      </w:r>
    </w:p>
  </w:comment>
  <w:comment w:author="ĐĂNG NGUYỄN HẢI" w:id="16" w:date="2024-05-15T04:26:29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terminate trc cha ko có wait</w:t>
      </w:r>
    </w:p>
  </w:comment>
  <w:comment w:author="KIỆT NGUYỄN ANH" w:id="30" w:date="2024-05-15T03:33:16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KIỆT NGUYỄN ANH" w:id="33" w:date="2024-05-15T03:34:19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KIỆT NGUYỄN ANH" w:id="64" w:date="2024-05-15T04:13:29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 w:author="KIỆT NGUYỄN ANH" w:id="19" w:date="2024-05-15T03:32:51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comment>
  <w:comment w:author="KIỆT NGUYỄN ANH" w:id="27" w:date="2024-05-15T03:32:39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